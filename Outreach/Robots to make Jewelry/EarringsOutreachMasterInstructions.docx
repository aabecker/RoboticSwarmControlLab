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A5A8B" w14:textId="6F2C5832" w:rsidR="00AB49C4" w:rsidRDefault="002A7123" w:rsidP="00330E83">
      <w:pPr>
        <w:pStyle w:val="Title"/>
      </w:pPr>
      <w:ins w:id="0" w:author="Aaron T Becker" w:date="2018-06-25T11:03:00Z">
        <w:r>
          <w:rPr>
            <w:noProof/>
          </w:rPr>
          <w:drawing>
            <wp:anchor distT="0" distB="0" distL="114300" distR="114300" simplePos="0" relativeHeight="251651072" behindDoc="0" locked="0" layoutInCell="1" allowOverlap="1" wp14:anchorId="524F97A8" wp14:editId="0AB1F07A">
              <wp:simplePos x="0" y="0"/>
              <wp:positionH relativeFrom="column">
                <wp:posOffset>4412078</wp:posOffset>
              </wp:positionH>
              <wp:positionV relativeFrom="paragraph">
                <wp:posOffset>-121797</wp:posOffset>
              </wp:positionV>
              <wp:extent cx="1544197" cy="1133321"/>
              <wp:effectExtent l="0" t="0" r="571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Hearrings.JPG"/>
                      <pic:cNvPicPr/>
                    </pic:nvPicPr>
                    <pic:blipFill rotWithShape="1">
                      <a:blip r:embed="rId6" cstate="print">
                        <a:extLst>
                          <a:ext uri="{28A0092B-C50C-407E-A947-70E740481C1C}">
                            <a14:useLocalDpi xmlns:a14="http://schemas.microsoft.com/office/drawing/2010/main"/>
                          </a:ext>
                        </a:extLst>
                      </a:blip>
                      <a:srcRect/>
                      <a:stretch/>
                    </pic:blipFill>
                    <pic:spPr bwMode="auto">
                      <a:xfrm>
                        <a:off x="0" y="0"/>
                        <a:ext cx="1544197" cy="11333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r w:rsidR="00E77AE8">
        <w:t>Earrings Outreach</w:t>
      </w:r>
    </w:p>
    <w:p w14:paraId="4D203E2B" w14:textId="77777777" w:rsidR="00E77AE8" w:rsidRDefault="00330E83" w:rsidP="00330E83">
      <w:pPr>
        <w:pStyle w:val="Heading1"/>
      </w:pPr>
      <w:r>
        <w:t>Set Up</w:t>
      </w:r>
    </w:p>
    <w:p w14:paraId="68FDCFE2" w14:textId="77777777" w:rsidR="00AA726B" w:rsidRDefault="00B75254" w:rsidP="00AA726B">
      <w:pPr>
        <w:pStyle w:val="Heading2"/>
      </w:pPr>
      <w:r>
        <w:t xml:space="preserve">Hours to Days </w:t>
      </w:r>
      <w:r w:rsidR="00AA726B">
        <w:t>Before</w:t>
      </w:r>
      <w:r>
        <w:t xml:space="preserve"> Event</w:t>
      </w:r>
    </w:p>
    <w:p w14:paraId="6C1D1041" w14:textId="2234A1BC" w:rsidR="00AD5FDA" w:rsidRDefault="00B75254" w:rsidP="00AD5FDA">
      <w:pPr>
        <w:pStyle w:val="ListParagraph"/>
        <w:numPr>
          <w:ilvl w:val="0"/>
          <w:numId w:val="3"/>
        </w:numPr>
      </w:pPr>
      <w:r>
        <w:t xml:space="preserve">Precut </w:t>
      </w:r>
      <w:r w:rsidRPr="00B75254">
        <w:rPr>
          <w:i/>
          <w:color w:val="FF0000"/>
        </w:rPr>
        <w:t>at least</w:t>
      </w:r>
      <w:r w:rsidRPr="00B75254">
        <w:rPr>
          <w:color w:val="FF0000"/>
        </w:rPr>
        <w:t xml:space="preserve"> </w:t>
      </w:r>
      <w:r>
        <w:t>one full board worth of Texas pieces</w:t>
      </w:r>
      <w:ins w:id="1" w:author="Aaron T Becker" w:date="2018-06-25T08:50:00Z">
        <w:r w:rsidR="007133DB">
          <w:t xml:space="preserve"> (direction</w:t>
        </w:r>
      </w:ins>
      <w:ins w:id="2" w:author="Aaron T Becker" w:date="2018-06-25T11:03:00Z">
        <w:r w:rsidR="002A7123">
          <w:t>s</w:t>
        </w:r>
      </w:ins>
      <w:ins w:id="3" w:author="Aaron T Becker" w:date="2018-06-25T08:50:00Z">
        <w:r w:rsidR="007133DB">
          <w:t xml:space="preserve"> below)</w:t>
        </w:r>
      </w:ins>
      <w:r>
        <w:t xml:space="preserve"> and drill half of them.</w:t>
      </w:r>
      <w:r w:rsidR="00AD5FDA">
        <w:t xml:space="preserve"> Drilled pieces will be the pieces the girls can paint on to have a souvenir. For larger events 2+ boards may be needed</w:t>
      </w:r>
      <w:r w:rsidR="00E90E99">
        <w:t>. Separate these in the clearly marked bags to save time.</w:t>
      </w:r>
    </w:p>
    <w:p w14:paraId="320570D2" w14:textId="324BE5D5" w:rsidR="00B75254" w:rsidRDefault="00B75254" w:rsidP="00AA726B">
      <w:pPr>
        <w:pStyle w:val="ListParagraph"/>
        <w:numPr>
          <w:ilvl w:val="0"/>
          <w:numId w:val="3"/>
        </w:numPr>
      </w:pPr>
      <w:r>
        <w:t>For large events 3D print a lot of little robot souvenirs to fill the bag</w:t>
      </w:r>
      <w:ins w:id="4" w:author="Aaron T Becker" w:date="2018-06-25T08:51:00Z">
        <w:r w:rsidR="007133DB">
          <w:t xml:space="preserve"> (use file named ????)</w:t>
        </w:r>
      </w:ins>
      <w:r w:rsidR="00AD5FDA">
        <w:t>.</w:t>
      </w:r>
    </w:p>
    <w:p w14:paraId="15C5EEA6" w14:textId="5FA60597" w:rsidR="00AD5FDA" w:rsidRDefault="00AD5FDA" w:rsidP="00AA726B">
      <w:pPr>
        <w:pStyle w:val="ListParagraph"/>
        <w:numPr>
          <w:ilvl w:val="0"/>
          <w:numId w:val="3"/>
        </w:numPr>
        <w:rPr>
          <w:ins w:id="5" w:author="Aaron T Becker" w:date="2018-06-25T11:03:00Z"/>
        </w:rPr>
      </w:pPr>
      <w:r>
        <w:t>Double check to see if all parts for all activities are there. (Drill bits, Goggles, Hair ties)</w:t>
      </w:r>
      <w:ins w:id="6" w:author="Aaron T Becker" w:date="2018-06-25T11:03:00Z">
        <w:r w:rsidR="002A7123">
          <w:t>.</w:t>
        </w:r>
      </w:ins>
    </w:p>
    <w:p w14:paraId="582D5F18" w14:textId="2C826F70" w:rsidR="002A7123" w:rsidRDefault="002A7123" w:rsidP="00AA726B">
      <w:pPr>
        <w:pStyle w:val="ListParagraph"/>
        <w:numPr>
          <w:ilvl w:val="0"/>
          <w:numId w:val="3"/>
        </w:numPr>
      </w:pPr>
      <w:ins w:id="7" w:author="Aaron T Becker" w:date="2018-06-25T11:05:00Z">
        <w:r w:rsidRPr="00984B5B">
          <w:rPr>
            <w:rFonts w:eastAsia="Times New Roman" w:cs="Times New Roman"/>
            <w:noProof/>
          </w:rPr>
          <w:drawing>
            <wp:anchor distT="0" distB="0" distL="114300" distR="114300" simplePos="0" relativeHeight="251653120" behindDoc="0" locked="0" layoutInCell="1" allowOverlap="1" wp14:anchorId="28BDB8F5" wp14:editId="6763311D">
              <wp:simplePos x="0" y="0"/>
              <wp:positionH relativeFrom="column">
                <wp:posOffset>4607511</wp:posOffset>
              </wp:positionH>
              <wp:positionV relativeFrom="paragraph">
                <wp:posOffset>248371</wp:posOffset>
              </wp:positionV>
              <wp:extent cx="1371600" cy="12744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a:ext>
                        </a:extLst>
                      </a:blip>
                      <a:srcRect/>
                      <a:stretch>
                        <a:fillRect/>
                      </a:stretch>
                    </pic:blipFill>
                    <pic:spPr bwMode="auto">
                      <a:xfrm>
                        <a:off x="0" y="0"/>
                        <a:ext cx="1371600" cy="1274445"/>
                      </a:xfrm>
                      <a:prstGeom prst="rect">
                        <a:avLst/>
                      </a:prstGeom>
                      <a:noFill/>
                      <a:ln>
                        <a:noFill/>
                      </a:ln>
                    </pic:spPr>
                  </pic:pic>
                </a:graphicData>
              </a:graphic>
              <wp14:sizeRelH relativeFrom="page">
                <wp14:pctWidth>0</wp14:pctWidth>
              </wp14:sizeRelH>
              <wp14:sizeRelV relativeFrom="page">
                <wp14:pctHeight>0</wp14:pctHeight>
              </wp14:sizeRelV>
            </wp:anchor>
          </w:drawing>
        </w:r>
      </w:ins>
      <w:ins w:id="8" w:author="Aaron T Becker" w:date="2018-06-25T11:03:00Z">
        <w:r>
          <w:t>Print-off instructions</w:t>
        </w:r>
      </w:ins>
    </w:p>
    <w:p w14:paraId="65611F48" w14:textId="490463D9" w:rsidR="00E77AE8" w:rsidRDefault="00E77AE8" w:rsidP="00330E83">
      <w:pPr>
        <w:pStyle w:val="Heading2"/>
      </w:pPr>
      <w:r>
        <w:t>CNC machine</w:t>
      </w:r>
    </w:p>
    <w:p w14:paraId="59FA0A36" w14:textId="3012A8D3" w:rsidR="00330E83" w:rsidRDefault="00E77AE8" w:rsidP="00330E83">
      <w:pPr>
        <w:pStyle w:val="ListParagraph"/>
        <w:numPr>
          <w:ilvl w:val="0"/>
          <w:numId w:val="3"/>
        </w:numPr>
      </w:pPr>
      <w:r>
        <w:t>Ensure that the drill attachment is attached to the CNC machine. The proper attachment should screw in at the top. If it is not attached, it should be found in the compartment at the top of the bench.</w:t>
      </w:r>
    </w:p>
    <w:p w14:paraId="68669986" w14:textId="7A2D0CCD" w:rsidR="00330E83" w:rsidRDefault="00330E83" w:rsidP="00330E83">
      <w:pPr>
        <w:pStyle w:val="ListParagraph"/>
        <w:numPr>
          <w:ilvl w:val="0"/>
          <w:numId w:val="3"/>
        </w:numPr>
      </w:pPr>
      <w:r>
        <w:t>Place Texas</w:t>
      </w:r>
      <w:ins w:id="9" w:author="Aaron T Becker" w:date="2018-06-25T10:50:00Z">
        <w:r w:rsidR="00AA41D8">
          <w:t>-</w:t>
        </w:r>
      </w:ins>
      <w:del w:id="10" w:author="Aaron T Becker" w:date="2018-06-25T08:51:00Z">
        <w:r w:rsidDel="007133DB">
          <w:delText xml:space="preserve"> </w:delText>
        </w:r>
      </w:del>
      <w:r>
        <w:t>shaped Jig into CNC clamp and tighten to the point that a Texas can easily slide in and out of the jig but not move side to side.</w:t>
      </w:r>
    </w:p>
    <w:p w14:paraId="431C96B3" w14:textId="5C91AEC2" w:rsidR="00330E83" w:rsidRDefault="00E77AE8" w:rsidP="00330E83">
      <w:pPr>
        <w:pStyle w:val="ListParagraph"/>
        <w:numPr>
          <w:ilvl w:val="0"/>
          <w:numId w:val="3"/>
        </w:numPr>
      </w:pPr>
      <w:r>
        <w:t>Plug in all X Y &amp; Z axis stepper motors to the corresponding cables coming out of the computer to the left of the CNC bench.</w:t>
      </w:r>
    </w:p>
    <w:p w14:paraId="3ACE35E2" w14:textId="77777777" w:rsidR="00E77AE8" w:rsidRDefault="00E77AE8" w:rsidP="00E77AE8">
      <w:pPr>
        <w:pStyle w:val="ListParagraph"/>
        <w:numPr>
          <w:ilvl w:val="0"/>
          <w:numId w:val="3"/>
        </w:numPr>
      </w:pPr>
      <w:r>
        <w:t xml:space="preserve">Turn on the computer </w:t>
      </w:r>
      <w:r w:rsidR="009232E9">
        <w:t>(and monitor)</w:t>
      </w:r>
      <w:r>
        <w:t>. When the computer is on</w:t>
      </w:r>
      <w:r w:rsidR="00330E83">
        <w:t>, open the program “</w:t>
      </w:r>
      <w:proofErr w:type="spellStart"/>
      <w:r w:rsidR="00330E83">
        <w:t>Sherline</w:t>
      </w:r>
      <w:proofErr w:type="spellEnd"/>
      <w:r w:rsidR="00330E83">
        <w:t xml:space="preserve"> Mill MM”</w:t>
      </w:r>
    </w:p>
    <w:p w14:paraId="13F5E550" w14:textId="093E8B20" w:rsidR="00330E83" w:rsidRDefault="00330E83" w:rsidP="00E77AE8">
      <w:pPr>
        <w:pStyle w:val="ListParagraph"/>
        <w:numPr>
          <w:ilvl w:val="0"/>
          <w:numId w:val="3"/>
        </w:numPr>
      </w:pPr>
      <w:r>
        <w:t>The program should default to having the Manual tab highlighted in green. Move the axis with the red wheels to the position you want to start drilling and click “ALL ZERO” on the bottom right. This will set your origin point (AKA the cutting point)</w:t>
      </w:r>
      <w:r w:rsidR="00065EF7">
        <w:t>.</w:t>
      </w:r>
    </w:p>
    <w:p w14:paraId="5B6AE91B" w14:textId="04A0BB1C" w:rsidR="00330E83" w:rsidRDefault="00330E83" w:rsidP="00330E83">
      <w:pPr>
        <w:pStyle w:val="ListParagraph"/>
        <w:numPr>
          <w:ilvl w:val="0"/>
          <w:numId w:val="3"/>
        </w:numPr>
      </w:pPr>
      <w:r>
        <w:t xml:space="preserve">Flip the switch on the </w:t>
      </w:r>
      <w:del w:id="11" w:author="Aaron T Becker" w:date="2018-06-25T10:51:00Z">
        <w:r w:rsidDel="00AA41D8">
          <w:delText xml:space="preserve">left </w:delText>
        </w:r>
        <w:r w:rsidR="009232E9" w:rsidDel="00AA41D8">
          <w:delText>hand</w:delText>
        </w:r>
      </w:del>
      <w:ins w:id="12" w:author="Aaron T Becker" w:date="2018-06-25T10:51:00Z">
        <w:r w:rsidR="00AA41D8">
          <w:t>left-hand</w:t>
        </w:r>
      </w:ins>
      <w:r w:rsidR="009232E9">
        <w:t xml:space="preserve"> side of the computer,</w:t>
      </w:r>
      <w:r>
        <w:t xml:space="preserve"> red light should turn on. This ensures that the CNC machine is </w:t>
      </w:r>
      <w:r w:rsidR="009232E9">
        <w:t>taking inputs from the computer and make it so you cannot move the axis</w:t>
      </w:r>
    </w:p>
    <w:p w14:paraId="2F7D8FBE" w14:textId="7EFA3688" w:rsidR="00330E83" w:rsidRDefault="009232E9" w:rsidP="00330E83">
      <w:pPr>
        <w:pStyle w:val="ListParagraph"/>
        <w:numPr>
          <w:ilvl w:val="0"/>
          <w:numId w:val="3"/>
        </w:numPr>
      </w:pPr>
      <w:r>
        <w:t>At the top of the window, click “Auto”.</w:t>
      </w:r>
    </w:p>
    <w:p w14:paraId="7F004B2E" w14:textId="4BD1DA1E" w:rsidR="009232E9" w:rsidRDefault="009232E9" w:rsidP="00330E83">
      <w:pPr>
        <w:pStyle w:val="ListParagraph"/>
        <w:numPr>
          <w:ilvl w:val="0"/>
          <w:numId w:val="3"/>
        </w:numPr>
      </w:pPr>
      <w:r>
        <w:t>At the bottom of the screen click “Open…” and navigate to “TexasEarringFastv02”</w:t>
      </w:r>
      <w:r w:rsidR="00065EF7">
        <w:t>.</w:t>
      </w:r>
    </w:p>
    <w:p w14:paraId="495117C6" w14:textId="02D64039" w:rsidR="00DA3845" w:rsidRDefault="00AA41D8" w:rsidP="00330E83">
      <w:pPr>
        <w:pStyle w:val="ListParagraph"/>
        <w:numPr>
          <w:ilvl w:val="0"/>
          <w:numId w:val="3"/>
        </w:numPr>
      </w:pPr>
      <w:ins w:id="13" w:author="Aaron T Becker" w:date="2018-06-25T10:51:00Z">
        <w:r>
          <w:t xml:space="preserve">[do a dry-run] </w:t>
        </w:r>
      </w:ins>
      <w:r w:rsidR="00DA3845">
        <w:t>Do not have a piece in the machine and do not run the drill. Click “Run”.</w:t>
      </w:r>
    </w:p>
    <w:p w14:paraId="4709EEB5" w14:textId="5F8275FE" w:rsidR="009232E9" w:rsidRDefault="009232E9" w:rsidP="00330E83">
      <w:pPr>
        <w:pStyle w:val="ListParagraph"/>
        <w:numPr>
          <w:ilvl w:val="0"/>
          <w:numId w:val="3"/>
        </w:numPr>
      </w:pPr>
      <w:r>
        <w:t>Test the CNC machine by doing the steps below in activities. If the Texas does not cut all the way through or scrapes on the pan</w:t>
      </w:r>
      <w:del w:id="14" w:author="Aaron T Becker" w:date="2018-06-25T10:51:00Z">
        <w:r w:rsidDel="00AA41D8">
          <w:delText xml:space="preserve"> </w:delText>
        </w:r>
      </w:del>
      <w:r>
        <w:t>handle, adjust zero accordingly.</w:t>
      </w:r>
    </w:p>
    <w:p w14:paraId="63175F2F" w14:textId="5689170B" w:rsidR="00330E83" w:rsidRDefault="002A7123" w:rsidP="00330E83">
      <w:pPr>
        <w:pStyle w:val="Heading2"/>
      </w:pPr>
      <w:ins w:id="15" w:author="Aaron T Becker" w:date="2018-06-25T11:05:00Z">
        <w:r w:rsidRPr="00984B5B">
          <w:rPr>
            <w:rFonts w:eastAsia="Times New Roman" w:cs="Times New Roman"/>
            <w:noProof/>
            <w:sz w:val="36"/>
          </w:rPr>
          <w:drawing>
            <wp:anchor distT="0" distB="0" distL="114300" distR="114300" simplePos="0" relativeHeight="251655168" behindDoc="0" locked="0" layoutInCell="1" allowOverlap="1" wp14:anchorId="06781BB2" wp14:editId="63602519">
              <wp:simplePos x="0" y="0"/>
              <wp:positionH relativeFrom="column">
                <wp:posOffset>4677947</wp:posOffset>
              </wp:positionH>
              <wp:positionV relativeFrom="paragraph">
                <wp:posOffset>66502</wp:posOffset>
              </wp:positionV>
              <wp:extent cx="1371600" cy="97599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a:ext>
                        </a:extLst>
                      </a:blip>
                      <a:srcRect/>
                      <a:stretch>
                        <a:fillRect/>
                      </a:stretch>
                    </pic:blipFill>
                    <pic:spPr bwMode="auto">
                      <a:xfrm>
                        <a:off x="0" y="0"/>
                        <a:ext cx="1371600" cy="975995"/>
                      </a:xfrm>
                      <a:prstGeom prst="rect">
                        <a:avLst/>
                      </a:prstGeom>
                      <a:noFill/>
                      <a:ln>
                        <a:noFill/>
                      </a:ln>
                    </pic:spPr>
                  </pic:pic>
                </a:graphicData>
              </a:graphic>
              <wp14:sizeRelH relativeFrom="page">
                <wp14:pctWidth>0</wp14:pctWidth>
              </wp14:sizeRelH>
              <wp14:sizeRelV relativeFrom="page">
                <wp14:pctHeight>0</wp14:pctHeight>
              </wp14:sizeRelV>
            </wp:anchor>
          </w:drawing>
        </w:r>
      </w:ins>
      <w:r w:rsidR="00330E83">
        <w:t>Laser Cutter</w:t>
      </w:r>
    </w:p>
    <w:p w14:paraId="12AB6837" w14:textId="39E3BBE6" w:rsidR="00DA3845" w:rsidRDefault="00330E83" w:rsidP="00330E83">
      <w:pPr>
        <w:pStyle w:val="ListParagraph"/>
        <w:numPr>
          <w:ilvl w:val="0"/>
          <w:numId w:val="4"/>
        </w:numPr>
      </w:pPr>
      <w:r>
        <w:t>Log in to laser cutter computer</w:t>
      </w:r>
      <w:r w:rsidR="009232E9">
        <w:t xml:space="preserve"> with any lo</w:t>
      </w:r>
      <w:del w:id="16" w:author="Aaron T Becker" w:date="2018-06-25T10:51:00Z">
        <w:r w:rsidR="009232E9" w:rsidDel="00AA41D8">
          <w:delText>g</w:delText>
        </w:r>
      </w:del>
      <w:ins w:id="17" w:author="Aaron T Becker" w:date="2018-06-25T10:51:00Z">
        <w:r w:rsidR="00AA41D8">
          <w:t>g</w:t>
        </w:r>
      </w:ins>
      <w:del w:id="18" w:author="Aaron T Becker" w:date="2018-06-25T10:51:00Z">
        <w:r w:rsidR="009232E9" w:rsidDel="00AA41D8">
          <w:delText xml:space="preserve"> </w:delText>
        </w:r>
      </w:del>
      <w:r w:rsidR="009232E9">
        <w:t>in</w:t>
      </w:r>
      <w:r w:rsidR="00DA3845">
        <w:t xml:space="preserve"> and turn on the laser cutter</w:t>
      </w:r>
      <w:r w:rsidR="009232E9">
        <w:t>.</w:t>
      </w:r>
    </w:p>
    <w:p w14:paraId="54C9CD29" w14:textId="77777777" w:rsidR="00DA3845" w:rsidRDefault="00DA3845" w:rsidP="00330E83">
      <w:pPr>
        <w:pStyle w:val="ListParagraph"/>
        <w:numPr>
          <w:ilvl w:val="0"/>
          <w:numId w:val="4"/>
        </w:numPr>
      </w:pPr>
      <w:r>
        <w:t>Place piece of wood you want to cut into the bed.</w:t>
      </w:r>
    </w:p>
    <w:p w14:paraId="5CD08D29" w14:textId="745BF750" w:rsidR="00DA3845" w:rsidRDefault="00DA3845" w:rsidP="00330E83">
      <w:pPr>
        <w:pStyle w:val="ListParagraph"/>
        <w:numPr>
          <w:ilvl w:val="0"/>
          <w:numId w:val="4"/>
        </w:numPr>
      </w:pPr>
      <w:r>
        <w:t>Adjust bed height with the up and down arrows on the right of the machine such that the laser level measure is at first divot</w:t>
      </w:r>
      <w:ins w:id="19" w:author="Aaron T Becker" w:date="2018-06-25T08:50:00Z">
        <w:r w:rsidR="007133DB">
          <w:t xml:space="preserve"> of the calibration tool (tool is stuck to laser with a magnet, has a black base and white stem with divots)</w:t>
        </w:r>
      </w:ins>
      <w:r>
        <w:t>.</w:t>
      </w:r>
    </w:p>
    <w:p w14:paraId="47C453FB" w14:textId="14415508" w:rsidR="00330E83" w:rsidRDefault="00BA3BFB" w:rsidP="00330E83">
      <w:pPr>
        <w:pStyle w:val="ListParagraph"/>
        <w:numPr>
          <w:ilvl w:val="0"/>
          <w:numId w:val="4"/>
        </w:numPr>
      </w:pPr>
      <w:r>
        <w:t xml:space="preserve">In the laser cutter menu, </w:t>
      </w:r>
      <w:r w:rsidR="00FD73E0">
        <w:t>choose the file “UHandTEXAS3</w:t>
      </w:r>
      <w:r w:rsidR="00065EF7">
        <w:t>c</w:t>
      </w:r>
      <w:r w:rsidR="00FD73E0">
        <w:t>olor4x4.pdf”. This one should be saved and should be colored black, red, and green for 3 different cut types.</w:t>
      </w:r>
    </w:p>
    <w:p w14:paraId="51D6A836" w14:textId="512AF12E" w:rsidR="00FD73E0" w:rsidRDefault="00FD73E0" w:rsidP="00330E83">
      <w:pPr>
        <w:pStyle w:val="ListParagraph"/>
        <w:numPr>
          <w:ilvl w:val="0"/>
          <w:numId w:val="4"/>
        </w:numPr>
      </w:pPr>
      <w:r>
        <w:t>Adjust the amount of Texas shape</w:t>
      </w:r>
      <w:ins w:id="20" w:author="Aaron T Becker" w:date="2018-06-25T10:52:00Z">
        <w:r w:rsidR="00AA41D8">
          <w:t>s</w:t>
        </w:r>
      </w:ins>
      <w:del w:id="21" w:author="Aaron T Becker" w:date="2018-06-25T10:52:00Z">
        <w:r w:rsidDel="00AA41D8">
          <w:delText>d</w:delText>
        </w:r>
      </w:del>
      <w:r>
        <w:t xml:space="preserve"> being cut by pressing the button on the left hand that has 4 circles and adjusting quantity to 1 and 1 in each column.</w:t>
      </w:r>
    </w:p>
    <w:p w14:paraId="33000C44" w14:textId="048F81E7" w:rsidR="00E90E99" w:rsidRDefault="00E90E99" w:rsidP="00E90E99">
      <w:pPr>
        <w:pStyle w:val="Heading2"/>
      </w:pPr>
      <w:r>
        <w:lastRenderedPageBreak/>
        <w:t>Other</w:t>
      </w:r>
    </w:p>
    <w:p w14:paraId="23E34EB8" w14:textId="6B174CEE" w:rsidR="00E90E99" w:rsidRDefault="00E90E99" w:rsidP="00E90E99">
      <w:pPr>
        <w:pStyle w:val="ListParagraph"/>
        <w:numPr>
          <w:ilvl w:val="0"/>
          <w:numId w:val="11"/>
        </w:numPr>
      </w:pPr>
      <w:r>
        <w:t>Move two tables outside and tape down paper/copies of the school newspaper down to protect the table from the nail polish the girls will be using to paint the earrings.</w:t>
      </w:r>
    </w:p>
    <w:p w14:paraId="624F9D4B" w14:textId="4F09D91C" w:rsidR="00E90E99" w:rsidRDefault="00E90E99" w:rsidP="00E90E99">
      <w:pPr>
        <w:pStyle w:val="ListParagraph"/>
        <w:numPr>
          <w:ilvl w:val="0"/>
          <w:numId w:val="11"/>
        </w:numPr>
      </w:pPr>
      <w:r>
        <w:t>Move in a lot of chair</w:t>
      </w:r>
      <w:r w:rsidR="00F95EC9">
        <w:t>s. Preferably</w:t>
      </w:r>
      <w:r w:rsidR="00065EF7">
        <w:t>,</w:t>
      </w:r>
      <w:r w:rsidR="00F95EC9">
        <w:t xml:space="preserve"> no chairs with fabric on them in case nail polish is dropped on the chairs</w:t>
      </w:r>
      <w:ins w:id="22" w:author="Aaron T Becker" w:date="2018-06-25T10:52:00Z">
        <w:r w:rsidR="00AA41D8">
          <w:t>.</w:t>
        </w:r>
      </w:ins>
      <w:del w:id="23" w:author="Aaron T Becker" w:date="2018-06-25T10:52:00Z">
        <w:r w:rsidR="00F95EC9" w:rsidDel="00AA41D8">
          <w:delText>,</w:delText>
        </w:r>
      </w:del>
    </w:p>
    <w:p w14:paraId="235225C8" w14:textId="35F617C4" w:rsidR="00E90E99" w:rsidRDefault="00E90E99" w:rsidP="00E90E99">
      <w:pPr>
        <w:pStyle w:val="ListParagraph"/>
        <w:numPr>
          <w:ilvl w:val="0"/>
          <w:numId w:val="11"/>
        </w:numPr>
      </w:pPr>
      <w:r>
        <w:t>Set out the nail polish,</w:t>
      </w:r>
      <w:r w:rsidR="00CD2621">
        <w:t xml:space="preserve"> acetone,</w:t>
      </w:r>
      <w:r>
        <w:t xml:space="preserve"> eyelets, earring hooks, earring backs, jewel</w:t>
      </w:r>
      <w:r w:rsidR="006C33D7">
        <w:t>e</w:t>
      </w:r>
      <w:r>
        <w:t>r pliers, and diagonal cutters. Do not place out the Texas shapes or the girls will grab as many as they want.</w:t>
      </w:r>
    </w:p>
    <w:p w14:paraId="218033D6" w14:textId="06D246F4" w:rsidR="00E90E99" w:rsidRDefault="00E90E99" w:rsidP="00E90E99">
      <w:pPr>
        <w:pStyle w:val="ListParagraph"/>
        <w:numPr>
          <w:ilvl w:val="0"/>
          <w:numId w:val="11"/>
        </w:numPr>
      </w:pPr>
      <w:r>
        <w:t>Move 3D printers and robotic arm into the hallway to run automatically to look exciting. If there is extra time they can be explained to the girls as well.</w:t>
      </w:r>
    </w:p>
    <w:p w14:paraId="4E516BD6" w14:textId="6821E564" w:rsidR="00195B0C" w:rsidRDefault="00E90E99" w:rsidP="00195B0C">
      <w:pPr>
        <w:pStyle w:val="ListParagraph"/>
        <w:numPr>
          <w:ilvl w:val="0"/>
          <w:numId w:val="11"/>
        </w:numPr>
      </w:pPr>
      <w:r>
        <w:t>Ensure that the 3D printer is printing something</w:t>
      </w:r>
      <w:r w:rsidR="00195B0C">
        <w:t xml:space="preserve"> research</w:t>
      </w:r>
      <w:r>
        <w:t xml:space="preserve"> important or a quick demo</w:t>
      </w:r>
      <w:r w:rsidR="00195B0C">
        <w:t xml:space="preserve"> for the guests to watch. I like to set out the 3D printer souvenirs in front of the printers as examples.</w:t>
      </w:r>
    </w:p>
    <w:p w14:paraId="24A2DB71" w14:textId="7A921232" w:rsidR="00195B0C" w:rsidRDefault="00195B0C" w:rsidP="00195B0C">
      <w:pPr>
        <w:pStyle w:val="ListParagraph"/>
        <w:numPr>
          <w:ilvl w:val="0"/>
          <w:numId w:val="11"/>
        </w:numPr>
      </w:pPr>
      <w:r>
        <w:t xml:space="preserve">Run the UR3 with a looping code so it’s always active. We have some saved options to choose from or it can be chosen based on your own waypoints. Double check that nothing is in the way of the </w:t>
      </w:r>
      <w:del w:id="24" w:author="Aaron T Becker" w:date="2018-06-25T10:52:00Z">
        <w:r w:rsidDel="00AA41D8">
          <w:delText>ARM</w:delText>
        </w:r>
      </w:del>
      <w:ins w:id="25" w:author="Aaron T Becker" w:date="2018-06-25T10:52:00Z">
        <w:r w:rsidR="00AA41D8">
          <w:t>robot arm</w:t>
        </w:r>
      </w:ins>
      <w:r>
        <w:t>.</w:t>
      </w:r>
    </w:p>
    <w:p w14:paraId="16C94AB5" w14:textId="46DC6C2A" w:rsidR="00195B0C" w:rsidRPr="00195B0C" w:rsidRDefault="00330E83" w:rsidP="00195B0C">
      <w:pPr>
        <w:pStyle w:val="Heading1"/>
      </w:pPr>
      <w:r>
        <w:t>Activities</w:t>
      </w:r>
      <w:r w:rsidR="00195B0C">
        <w:t xml:space="preserve"> (Take Pictures During the Event)</w:t>
      </w:r>
    </w:p>
    <w:p w14:paraId="4343AE43" w14:textId="268C29F4" w:rsidR="009232E9" w:rsidRDefault="00195B0C" w:rsidP="009232E9">
      <w:pPr>
        <w:pStyle w:val="Heading2"/>
      </w:pPr>
      <w:r>
        <w:t>Painting activity (3-4 People)</w:t>
      </w:r>
    </w:p>
    <w:p w14:paraId="16811623" w14:textId="77777777" w:rsidR="00873936" w:rsidRDefault="00065EF7" w:rsidP="00065EF7">
      <w:pPr>
        <w:pStyle w:val="ListParagraph"/>
        <w:numPr>
          <w:ilvl w:val="0"/>
          <w:numId w:val="13"/>
        </w:numPr>
      </w:pPr>
      <w:r>
        <w:t>Hand guests 1 to 2 drilled Texas shapes depending on how many pieces</w:t>
      </w:r>
      <w:r w:rsidR="006C33D7">
        <w:t xml:space="preserve"> are available and how many expected guests there will be. </w:t>
      </w:r>
    </w:p>
    <w:p w14:paraId="713AEF5D" w14:textId="77777777" w:rsidR="006C33D7" w:rsidRDefault="006C33D7" w:rsidP="00065EF7">
      <w:pPr>
        <w:pStyle w:val="ListParagraph"/>
        <w:numPr>
          <w:ilvl w:val="0"/>
          <w:numId w:val="13"/>
        </w:numPr>
      </w:pPr>
      <w:r>
        <w:t>Demonstrate how to assemble a Texas earring.</w:t>
      </w:r>
    </w:p>
    <w:p w14:paraId="7CFDBAE4" w14:textId="322E6678" w:rsidR="006C33D7" w:rsidRDefault="006C33D7" w:rsidP="006C33D7">
      <w:pPr>
        <w:pStyle w:val="ListParagraph"/>
        <w:numPr>
          <w:ilvl w:val="1"/>
          <w:numId w:val="13"/>
        </w:numPr>
      </w:pPr>
      <w:r>
        <w:t>Put eyelet in from the bottom of Texas shape</w:t>
      </w:r>
    </w:p>
    <w:p w14:paraId="2CF7C3A0" w14:textId="6CFB61C2" w:rsidR="006C33D7" w:rsidRDefault="006C33D7" w:rsidP="006C33D7">
      <w:pPr>
        <w:pStyle w:val="ListParagraph"/>
        <w:numPr>
          <w:ilvl w:val="1"/>
          <w:numId w:val="13"/>
        </w:numPr>
      </w:pPr>
      <w:r>
        <w:t>Use diagonal cutters to trim eyelet so there is just enough to create a ring at the top</w:t>
      </w:r>
      <w:ins w:id="26" w:author="Aaron T Becker" w:date="2018-06-25T10:53:00Z">
        <w:r w:rsidR="00AA41D8">
          <w:t xml:space="preserve"> (cut level with top of panhandle)</w:t>
        </w:r>
      </w:ins>
    </w:p>
    <w:p w14:paraId="3818A246" w14:textId="77777777" w:rsidR="006C33D7" w:rsidRDefault="006C33D7" w:rsidP="006C33D7">
      <w:pPr>
        <w:pStyle w:val="ListParagraph"/>
        <w:numPr>
          <w:ilvl w:val="1"/>
          <w:numId w:val="13"/>
        </w:numPr>
      </w:pPr>
      <w:r>
        <w:t xml:space="preserve">Use </w:t>
      </w:r>
      <w:r w:rsidRPr="00AA41D8">
        <w:rPr>
          <w:i/>
          <w:rPrChange w:id="27" w:author="Aaron T Becker" w:date="2018-06-25T10:53:00Z">
            <w:rPr/>
          </w:rPrChange>
        </w:rPr>
        <w:t>jeweler pliers</w:t>
      </w:r>
      <w:r>
        <w:t xml:space="preserve"> to create a ring at the top of the eyelet by curling the wire around the plier</w:t>
      </w:r>
    </w:p>
    <w:p w14:paraId="24162668" w14:textId="7C88A701" w:rsidR="006C33D7" w:rsidRDefault="006C33D7" w:rsidP="006C33D7">
      <w:pPr>
        <w:pStyle w:val="ListParagraph"/>
        <w:numPr>
          <w:ilvl w:val="1"/>
          <w:numId w:val="13"/>
        </w:numPr>
      </w:pPr>
      <w:r>
        <w:t>Add hook to this ring before closing it. Then close the ring entirely.</w:t>
      </w:r>
    </w:p>
    <w:p w14:paraId="00CC287F" w14:textId="7643BFD2" w:rsidR="006C33D7" w:rsidRDefault="006C33D7" w:rsidP="006C33D7">
      <w:pPr>
        <w:pStyle w:val="ListParagraph"/>
        <w:numPr>
          <w:ilvl w:val="1"/>
          <w:numId w:val="13"/>
        </w:numPr>
      </w:pPr>
      <w:r>
        <w:t>Ta</w:t>
      </w:r>
      <w:del w:id="28" w:author="Aaron T Becker" w:date="2018-06-25T10:53:00Z">
        <w:r w:rsidDel="00AA41D8">
          <w:delText>h</w:delText>
        </w:r>
      </w:del>
      <w:ins w:id="29" w:author="Aaron T Becker" w:date="2018-06-25T10:53:00Z">
        <w:r w:rsidR="00AA41D8">
          <w:t>-</w:t>
        </w:r>
      </w:ins>
      <w:del w:id="30" w:author="Aaron T Becker" w:date="2018-06-25T10:53:00Z">
        <w:r w:rsidDel="00AA41D8">
          <w:delText xml:space="preserve"> </w:delText>
        </w:r>
      </w:del>
      <w:r>
        <w:t>Da</w:t>
      </w:r>
      <w:del w:id="31" w:author="Aaron T Becker" w:date="2018-06-25T10:53:00Z">
        <w:r w:rsidDel="00AA41D8">
          <w:delText>h</w:delText>
        </w:r>
      </w:del>
      <w:r>
        <w:t>! Earring!</w:t>
      </w:r>
    </w:p>
    <w:p w14:paraId="333A32E8" w14:textId="2022DC2B" w:rsidR="006C33D7" w:rsidRDefault="006C33D7" w:rsidP="00065EF7">
      <w:pPr>
        <w:pStyle w:val="ListParagraph"/>
        <w:numPr>
          <w:ilvl w:val="0"/>
          <w:numId w:val="13"/>
        </w:numPr>
      </w:pPr>
      <w:r>
        <w:t>Set the students free to create. Help students who struggle.</w:t>
      </w:r>
      <w:ins w:id="32" w:author="Aaron T Becker" w:date="2018-06-25T10:53:00Z">
        <w:r w:rsidR="00AA41D8">
          <w:t xml:space="preserve"> Smile often.</w:t>
        </w:r>
      </w:ins>
    </w:p>
    <w:p w14:paraId="5ABFAC8C" w14:textId="77777777" w:rsidR="006C33D7" w:rsidRDefault="006C33D7" w:rsidP="00065EF7">
      <w:pPr>
        <w:pStyle w:val="ListParagraph"/>
        <w:numPr>
          <w:ilvl w:val="0"/>
          <w:numId w:val="13"/>
        </w:numPr>
      </w:pPr>
      <w:r>
        <w:t>About halfway through or if questions are asked, give a spiel about 3D printers and the robot arm.</w:t>
      </w:r>
    </w:p>
    <w:p w14:paraId="064B5A08" w14:textId="74652147" w:rsidR="006C33D7" w:rsidRPr="00873936" w:rsidRDefault="006C33D7" w:rsidP="00065EF7">
      <w:pPr>
        <w:pStyle w:val="ListParagraph"/>
        <w:numPr>
          <w:ilvl w:val="0"/>
          <w:numId w:val="13"/>
        </w:numPr>
      </w:pPr>
      <w:r>
        <w:t>If only 1 Texas was given at the beginning of the painting session, give them a second one from the pre</w:t>
      </w:r>
      <w:ins w:id="33" w:author="Aaron T Becker" w:date="2018-06-25T10:54:00Z">
        <w:r w:rsidR="00AA41D8">
          <w:t>-</w:t>
        </w:r>
      </w:ins>
      <w:r>
        <w:t>painted bag.</w:t>
      </w:r>
    </w:p>
    <w:p w14:paraId="13C99490" w14:textId="026946D7" w:rsidR="009232E9" w:rsidRDefault="009232E9" w:rsidP="009232E9">
      <w:pPr>
        <w:pStyle w:val="Heading2"/>
      </w:pPr>
      <w:r>
        <w:t>In lab activities</w:t>
      </w:r>
      <w:r w:rsidR="00195B0C">
        <w:t xml:space="preserve"> (4 people)</w:t>
      </w:r>
    </w:p>
    <w:p w14:paraId="37551FDF" w14:textId="77777777" w:rsidR="00AD5FDA" w:rsidRDefault="00AD5FDA" w:rsidP="00AD5FDA">
      <w:pPr>
        <w:pStyle w:val="ListParagraph"/>
        <w:numPr>
          <w:ilvl w:val="0"/>
          <w:numId w:val="8"/>
        </w:numPr>
      </w:pPr>
      <w:r>
        <w:t xml:space="preserve">Introduce the lab. </w:t>
      </w:r>
    </w:p>
    <w:p w14:paraId="57B47365" w14:textId="69644FC0" w:rsidR="00AD5FDA" w:rsidRDefault="00AD5FDA" w:rsidP="00AD5FDA">
      <w:pPr>
        <w:pStyle w:val="ListParagraph"/>
        <w:numPr>
          <w:ilvl w:val="0"/>
          <w:numId w:val="8"/>
        </w:numPr>
      </w:pPr>
      <w:r>
        <w:t xml:space="preserve">Emphasize how important safety is to the lab. </w:t>
      </w:r>
      <w:ins w:id="34" w:author="Aaron T Becker" w:date="2018-06-25T10:54:00Z">
        <w:r w:rsidR="00AA41D8">
          <w:t>Give</w:t>
        </w:r>
      </w:ins>
      <w:del w:id="35" w:author="Aaron T Becker" w:date="2018-06-25T10:54:00Z">
        <w:r w:rsidDel="00AA41D8">
          <w:delText>Let</w:delText>
        </w:r>
      </w:del>
      <w:r>
        <w:t xml:space="preserve"> student </w:t>
      </w:r>
      <w:del w:id="36" w:author="Aaron T Becker" w:date="2018-06-25T10:54:00Z">
        <w:r w:rsidDel="00AA41D8">
          <w:delText xml:space="preserve">get </w:delText>
        </w:r>
      </w:del>
      <w:r>
        <w:t xml:space="preserve">goggles and hair ties. </w:t>
      </w:r>
      <w:r w:rsidR="00BA3BFB">
        <w:t>They can keep the hair ties but return the goggles at the end of the tour</w:t>
      </w:r>
    </w:p>
    <w:p w14:paraId="40BBCB2C" w14:textId="1A3C0E1D" w:rsidR="00FD73E0" w:rsidRDefault="00FD73E0" w:rsidP="00FD73E0">
      <w:pPr>
        <w:pStyle w:val="Heading3"/>
      </w:pPr>
      <w:r>
        <w:t>Laser Cutter</w:t>
      </w:r>
    </w:p>
    <w:p w14:paraId="7F6E3CE2" w14:textId="0FBDD132" w:rsidR="00FD73E0" w:rsidRDefault="00FD73E0" w:rsidP="00FD73E0">
      <w:pPr>
        <w:pStyle w:val="ListParagraph"/>
        <w:numPr>
          <w:ilvl w:val="0"/>
          <w:numId w:val="7"/>
        </w:numPr>
      </w:pPr>
      <w:r>
        <w:t>Give a small introduction to the laser cutter</w:t>
      </w:r>
    </w:p>
    <w:p w14:paraId="4322AB81" w14:textId="70A4C7B9" w:rsidR="00FD73E0" w:rsidRDefault="00FD73E0" w:rsidP="00FD73E0">
      <w:pPr>
        <w:pStyle w:val="ListParagraph"/>
        <w:numPr>
          <w:ilvl w:val="0"/>
          <w:numId w:val="7"/>
        </w:numPr>
      </w:pPr>
      <w:r>
        <w:t>Move Texas shapes to cut</w:t>
      </w:r>
      <w:ins w:id="37" w:author="Aaron T Becker" w:date="2018-06-25T10:54:00Z">
        <w:r w:rsidR="00AA41D8">
          <w:t>-</w:t>
        </w:r>
      </w:ins>
      <w:r>
        <w:t>able location</w:t>
      </w:r>
      <w:r w:rsidR="00873936">
        <w:t xml:space="preserve">. Since you are cutting a small area </w:t>
      </w:r>
      <w:del w:id="38" w:author="Aaron T Becker" w:date="2018-06-25T10:54:00Z">
        <w:r w:rsidR="00873936" w:rsidDel="00AA41D8">
          <w:delText>I would suggest a</w:delText>
        </w:r>
      </w:del>
      <w:ins w:id="39" w:author="Aaron T Becker" w:date="2018-06-25T10:54:00Z">
        <w:r w:rsidR="00AA41D8">
          <w:t>try a</w:t>
        </w:r>
      </w:ins>
      <w:r w:rsidR="00873936">
        <w:t xml:space="preserve"> used board.</w:t>
      </w:r>
    </w:p>
    <w:p w14:paraId="241A4204" w14:textId="6C3F8482" w:rsidR="00FD73E0" w:rsidRDefault="00FD73E0" w:rsidP="00FD73E0">
      <w:pPr>
        <w:pStyle w:val="ListParagraph"/>
        <w:numPr>
          <w:ilvl w:val="0"/>
          <w:numId w:val="7"/>
        </w:numPr>
      </w:pPr>
      <w:r>
        <w:t>Turn on air and filter and close the lid of the laser cutter. (Or ask the children to do it)</w:t>
      </w:r>
    </w:p>
    <w:p w14:paraId="1E63583D" w14:textId="77777777" w:rsidR="00FD73E0" w:rsidRDefault="00FD73E0" w:rsidP="00FD73E0">
      <w:pPr>
        <w:pStyle w:val="ListParagraph"/>
        <w:numPr>
          <w:ilvl w:val="0"/>
          <w:numId w:val="7"/>
        </w:numPr>
      </w:pPr>
      <w:r>
        <w:t>Press the play button.</w:t>
      </w:r>
    </w:p>
    <w:p w14:paraId="643CEC42" w14:textId="43A75583" w:rsidR="00FD73E0" w:rsidRDefault="00FD73E0" w:rsidP="00FD73E0">
      <w:pPr>
        <w:pStyle w:val="ListParagraph"/>
        <w:numPr>
          <w:ilvl w:val="0"/>
          <w:numId w:val="7"/>
        </w:numPr>
      </w:pPr>
      <w:r>
        <w:t>Encourage student not to look directly at the laser.</w:t>
      </w:r>
    </w:p>
    <w:p w14:paraId="1040807D" w14:textId="5390EEBB" w:rsidR="00FD73E0" w:rsidRDefault="00FD73E0" w:rsidP="00FD73E0">
      <w:pPr>
        <w:pStyle w:val="ListParagraph"/>
        <w:numPr>
          <w:ilvl w:val="0"/>
          <w:numId w:val="7"/>
        </w:numPr>
      </w:pPr>
      <w:r>
        <w:t>Send them on to the Drill Press.</w:t>
      </w:r>
    </w:p>
    <w:p w14:paraId="158DED17" w14:textId="74595F6B" w:rsidR="00FD73E0" w:rsidRDefault="002A7123" w:rsidP="00FD73E0">
      <w:pPr>
        <w:pStyle w:val="Heading3"/>
      </w:pPr>
      <w:ins w:id="40" w:author="Aaron T Becker" w:date="2018-06-25T11:07:00Z">
        <w:r>
          <w:rPr>
            <w:rFonts w:eastAsia="Times New Roman" w:cs="Arial"/>
            <w:noProof/>
            <w:color w:val="222222"/>
            <w:szCs w:val="19"/>
          </w:rPr>
          <w:lastRenderedPageBreak/>
          <mc:AlternateContent>
            <mc:Choice Requires="wpg">
              <w:drawing>
                <wp:anchor distT="0" distB="0" distL="114300" distR="114300" simplePos="0" relativeHeight="251657216" behindDoc="0" locked="0" layoutInCell="1" allowOverlap="1" wp14:anchorId="0E173192" wp14:editId="7A7C2677">
                  <wp:simplePos x="0" y="0"/>
                  <wp:positionH relativeFrom="column">
                    <wp:posOffset>4882515</wp:posOffset>
                  </wp:positionH>
                  <wp:positionV relativeFrom="paragraph">
                    <wp:posOffset>162572</wp:posOffset>
                  </wp:positionV>
                  <wp:extent cx="1295752" cy="1633220"/>
                  <wp:effectExtent l="0" t="0" r="0" b="0"/>
                  <wp:wrapSquare wrapText="bothSides"/>
                  <wp:docPr id="17" name="Group 17"/>
                  <wp:cNvGraphicFramePr/>
                  <a:graphic xmlns:a="http://schemas.openxmlformats.org/drawingml/2006/main">
                    <a:graphicData uri="http://schemas.microsoft.com/office/word/2010/wordprocessingGroup">
                      <wpg:wgp>
                        <wpg:cNvGrpSpPr/>
                        <wpg:grpSpPr>
                          <a:xfrm>
                            <a:off x="0" y="0"/>
                            <a:ext cx="1295752" cy="1633220"/>
                            <a:chOff x="-327060" y="0"/>
                            <a:chExt cx="2075491" cy="2615348"/>
                          </a:xfrm>
                        </wpg:grpSpPr>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532660" y="115411"/>
                              <a:ext cx="857251" cy="1900554"/>
                            </a:xfrm>
                            <a:prstGeom prst="rect">
                              <a:avLst/>
                            </a:prstGeom>
                            <a:noFill/>
                            <a:ln>
                              <a:noFill/>
                            </a:ln>
                          </pic:spPr>
                        </pic:pic>
                        <pic:pic xmlns:pic="http://schemas.openxmlformats.org/drawingml/2006/picture">
                          <pic:nvPicPr>
                            <pic:cNvPr id="8" name="Picture 8"/>
                            <pic:cNvPicPr>
                              <a:picLocks noChangeAspect="1"/>
                            </pic:cNvPicPr>
                          </pic:nvPicPr>
                          <pic:blipFill>
                            <a:blip r:embed="rId10" cstate="print">
                              <a:extLst>
                                <a:ext uri="{28A0092B-C50C-407E-A947-70E740481C1C}">
                                  <a14:useLocalDpi xmlns:a14="http://schemas.microsoft.com/office/drawing/2010/main"/>
                                </a:ext>
                              </a:extLst>
                            </a:blip>
                            <a:srcRect/>
                            <a:stretch>
                              <a:fillRect/>
                            </a:stretch>
                          </pic:blipFill>
                          <pic:spPr bwMode="auto">
                            <a:xfrm flipH="1">
                              <a:off x="79899" y="0"/>
                              <a:ext cx="359410" cy="2117090"/>
                            </a:xfrm>
                            <a:prstGeom prst="rect">
                              <a:avLst/>
                            </a:prstGeom>
                            <a:noFill/>
                            <a:ln>
                              <a:noFill/>
                            </a:ln>
                          </pic:spPr>
                        </pic:pic>
                        <wps:wsp>
                          <wps:cNvPr id="14" name="Text Box 14"/>
                          <wps:cNvSpPr txBox="1"/>
                          <wps:spPr>
                            <a:xfrm>
                              <a:off x="-327060" y="1944212"/>
                              <a:ext cx="2075491" cy="671136"/>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07730DF" w14:textId="77777777" w:rsidR="002A7123" w:rsidRPr="00984B5B" w:rsidRDefault="002A7123" w:rsidP="002A7123">
                                <w:pPr>
                                  <w:jc w:val="center"/>
                                </w:pPr>
                                <w:r w:rsidRPr="00984B5B">
                                  <w:t>D</w:t>
                                </w:r>
                                <w:r>
                                  <w:t>rill bit</w:t>
                                </w:r>
                                <w:r w:rsidRPr="00984B5B">
                                  <w:t xml:space="preserve"> </w:t>
                                </w:r>
                                <w:r>
                                  <w:t xml:space="preserve">      </w:t>
                                </w:r>
                                <w:r w:rsidRPr="00984B5B">
                                  <w:t>drill press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173192" id="Group 17" o:spid="_x0000_s1026" style="position:absolute;margin-left:384.45pt;margin-top:12.8pt;width:102.05pt;height:128.6pt;z-index:251657216;mso-width-relative:margin;mso-height-relative:margin" coordorigin="-3270" coordsize="20754,261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5326;top:1154;width:8573;height:190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">
                    <v:imagedata r:id="rId11" o:title=""/>
                  </v:shape>
                  <v:shape id="Picture 8" o:spid="_x0000_s1028" type="#_x0000_t75" style="position:absolute;left:798;width:3595;height:21170;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">
                    <v:imagedata r:id="rId12" o:title=""/>
                  </v:shape>
                  <v:shapetype id="_x0000_t202" coordsize="21600,21600" o:spt="202" path="m,l,21600r21600,l21600,xe">
                    <v:stroke joinstyle="miter"/>
                    <v:path gradientshapeok="t" o:connecttype="rect"/>
                  </v:shapetype>
                  <v:shape id="Text Box 14" o:spid="_x0000_s1029" type="#_x0000_t202" style="position:absolute;left:-3270;top:19442;width:20754;height:67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" filled="f" stroked="f">
                    <v:textbox>
                      <w:txbxContent>
                        <w:p w14:paraId="107730DF" w14:textId="77777777" w:rsidR="002A7123" w:rsidRPr="00984B5B" w:rsidRDefault="002A7123" w:rsidP="002A7123">
                          <w:pPr>
                            <w:jc w:val="center"/>
                          </w:pPr>
                          <w:r w:rsidRPr="00984B5B">
                            <w:t>D</w:t>
                          </w:r>
                          <w:r>
                            <w:t>rill bit</w:t>
                          </w:r>
                          <w:r w:rsidRPr="00984B5B">
                            <w:t xml:space="preserve"> </w:t>
                          </w:r>
                          <w:r>
                            <w:t xml:space="preserve">      </w:t>
                          </w:r>
                          <w:r w:rsidRPr="00984B5B">
                            <w:t>drill press</w:t>
                          </w:r>
                        </w:p>
                      </w:txbxContent>
                    </v:textbox>
                  </v:shape>
                  <w10:wrap type="square"/>
                </v:group>
              </w:pict>
            </mc:Fallback>
          </mc:AlternateContent>
        </w:r>
      </w:ins>
      <w:r w:rsidR="00FD73E0">
        <w:t>Drill Press</w:t>
      </w:r>
    </w:p>
    <w:p w14:paraId="00CD4F3F" w14:textId="7021A5CE" w:rsidR="00FD73E0" w:rsidRDefault="00FD73E0" w:rsidP="00FD73E0">
      <w:pPr>
        <w:pStyle w:val="ListParagraph"/>
        <w:numPr>
          <w:ilvl w:val="0"/>
          <w:numId w:val="9"/>
        </w:numPr>
      </w:pPr>
      <w:r>
        <w:t xml:space="preserve">Give a tiny introduction to the </w:t>
      </w:r>
      <w:ins w:id="41" w:author="Aaron T Becker" w:date="2018-06-25T10:54:00Z">
        <w:r w:rsidR="00AA41D8">
          <w:t>d</w:t>
        </w:r>
      </w:ins>
      <w:del w:id="42" w:author="Aaron T Becker" w:date="2018-06-25T10:54:00Z">
        <w:r w:rsidDel="00AA41D8">
          <w:delText>D</w:delText>
        </w:r>
      </w:del>
      <w:r>
        <w:t>rill press. Double</w:t>
      </w:r>
      <w:ins w:id="43" w:author="Aaron T Becker" w:date="2018-06-25T10:54:00Z">
        <w:r w:rsidR="00AA41D8">
          <w:t>-</w:t>
        </w:r>
      </w:ins>
      <w:del w:id="44" w:author="Aaron T Becker" w:date="2018-06-25T10:54:00Z">
        <w:r w:rsidDel="00AA41D8">
          <w:delText xml:space="preserve"> </w:delText>
        </w:r>
      </w:del>
      <w:r>
        <w:t xml:space="preserve">check that </w:t>
      </w:r>
      <w:del w:id="45" w:author="Aaron T Becker" w:date="2018-06-25T10:55:00Z">
        <w:r w:rsidDel="00AA41D8">
          <w:delText xml:space="preserve">they have </w:delText>
        </w:r>
      </w:del>
      <w:r>
        <w:t xml:space="preserve">their hair </w:t>
      </w:r>
      <w:ins w:id="46" w:author="Aaron T Becker" w:date="2018-06-25T10:55:00Z">
        <w:r w:rsidR="00AA41D8">
          <w:t xml:space="preserve">is </w:t>
        </w:r>
      </w:ins>
      <w:r>
        <w:t>tied back.</w:t>
      </w:r>
    </w:p>
    <w:p w14:paraId="5F65C6BA" w14:textId="7F2CEFA3" w:rsidR="00FD73E0" w:rsidRDefault="00FD73E0" w:rsidP="00FD73E0">
      <w:pPr>
        <w:pStyle w:val="ListParagraph"/>
        <w:numPr>
          <w:ilvl w:val="0"/>
          <w:numId w:val="9"/>
        </w:numPr>
      </w:pPr>
      <w:r>
        <w:t>Drill a piece.</w:t>
      </w:r>
    </w:p>
    <w:p w14:paraId="5E85B92B" w14:textId="0F957941" w:rsidR="00FD73E0" w:rsidRPr="00AD5FDA" w:rsidRDefault="00FD73E0" w:rsidP="00FD73E0">
      <w:pPr>
        <w:pStyle w:val="ListParagraph"/>
        <w:numPr>
          <w:ilvl w:val="0"/>
          <w:numId w:val="9"/>
        </w:numPr>
      </w:pPr>
      <w:r>
        <w:t>Emphasize why a drill press is bad and why you can make it automatic with a CNC machine. Send them on to the CNC Machine.</w:t>
      </w:r>
    </w:p>
    <w:p w14:paraId="4B1D85A1" w14:textId="77777777" w:rsidR="009232E9" w:rsidRDefault="009232E9" w:rsidP="009232E9">
      <w:pPr>
        <w:pStyle w:val="Heading3"/>
      </w:pPr>
      <w:r>
        <w:t>CNC machine</w:t>
      </w:r>
    </w:p>
    <w:p w14:paraId="469C579E" w14:textId="77777777" w:rsidR="00DA3845" w:rsidRDefault="00DA3845" w:rsidP="009232E9">
      <w:pPr>
        <w:pStyle w:val="ListParagraph"/>
        <w:numPr>
          <w:ilvl w:val="0"/>
          <w:numId w:val="5"/>
        </w:numPr>
      </w:pPr>
      <w:r>
        <w:t>Give a small introduction to the CNC machine</w:t>
      </w:r>
    </w:p>
    <w:p w14:paraId="76DA11FA" w14:textId="77777777" w:rsidR="009232E9" w:rsidRDefault="009232E9" w:rsidP="009232E9">
      <w:pPr>
        <w:pStyle w:val="ListParagraph"/>
        <w:numPr>
          <w:ilvl w:val="0"/>
          <w:numId w:val="5"/>
        </w:numPr>
      </w:pPr>
      <w:r>
        <w:t>Place piece into jig</w:t>
      </w:r>
    </w:p>
    <w:p w14:paraId="26F08BE6" w14:textId="77777777" w:rsidR="009232E9" w:rsidRDefault="009232E9" w:rsidP="00DA3845">
      <w:pPr>
        <w:pStyle w:val="ListParagraph"/>
        <w:numPr>
          <w:ilvl w:val="0"/>
          <w:numId w:val="5"/>
        </w:numPr>
      </w:pPr>
      <w:r>
        <w:t xml:space="preserve">Click </w:t>
      </w:r>
      <w:r w:rsidR="00DA3845">
        <w:t>“R</w:t>
      </w:r>
      <w:r>
        <w:t>esume</w:t>
      </w:r>
      <w:r w:rsidR="00DA3845">
        <w:t>” in the program. This should move CNC machine into place for drilling.</w:t>
      </w:r>
    </w:p>
    <w:p w14:paraId="7533B591" w14:textId="77777777" w:rsidR="00DA3845" w:rsidRDefault="00DA3845" w:rsidP="00DA3845">
      <w:pPr>
        <w:pStyle w:val="ListParagraph"/>
        <w:numPr>
          <w:ilvl w:val="0"/>
          <w:numId w:val="5"/>
        </w:numPr>
      </w:pPr>
      <w:r>
        <w:t>Flip the switch above the drill to the “On” position.</w:t>
      </w:r>
    </w:p>
    <w:p w14:paraId="5BC972A9" w14:textId="77777777" w:rsidR="00DA3845" w:rsidRDefault="00DA3845" w:rsidP="00DA3845">
      <w:pPr>
        <w:pStyle w:val="ListParagraph"/>
        <w:numPr>
          <w:ilvl w:val="0"/>
          <w:numId w:val="5"/>
        </w:numPr>
      </w:pPr>
      <w:r>
        <w:t>Click “Run” in the program.</w:t>
      </w:r>
    </w:p>
    <w:p w14:paraId="5A40A851" w14:textId="77777777" w:rsidR="00DA3845" w:rsidRDefault="00DA3845" w:rsidP="00DA3845">
      <w:pPr>
        <w:pStyle w:val="ListParagraph"/>
        <w:numPr>
          <w:ilvl w:val="0"/>
          <w:numId w:val="5"/>
        </w:numPr>
      </w:pPr>
      <w:r>
        <w:t>Flip the switch above the drill to the “OFF” position and wait until drill has stopped turning to remove piece.</w:t>
      </w:r>
    </w:p>
    <w:p w14:paraId="7D860CFB" w14:textId="77777777" w:rsidR="00FD73E0" w:rsidRPr="009232E9" w:rsidRDefault="00DA3845" w:rsidP="00FD73E0">
      <w:pPr>
        <w:pStyle w:val="ListParagraph"/>
        <w:numPr>
          <w:ilvl w:val="0"/>
          <w:numId w:val="5"/>
        </w:numPr>
      </w:pPr>
      <w:r>
        <w:t>Repeat steps 2 through 6 until the end of time or until the event ends.</w:t>
      </w:r>
    </w:p>
    <w:p w14:paraId="1AACE60F" w14:textId="77777777" w:rsidR="00330E83" w:rsidRDefault="00330E83" w:rsidP="00330E83">
      <w:pPr>
        <w:pStyle w:val="Heading1"/>
      </w:pPr>
      <w:r>
        <w:t>Breakdown</w:t>
      </w:r>
    </w:p>
    <w:p w14:paraId="76027E13" w14:textId="77777777" w:rsidR="004C4736" w:rsidRDefault="004C4736" w:rsidP="004C4736">
      <w:pPr>
        <w:pStyle w:val="Heading2"/>
      </w:pPr>
      <w:r>
        <w:t>CNC machine</w:t>
      </w:r>
    </w:p>
    <w:p w14:paraId="58AB9AAF" w14:textId="77777777" w:rsidR="004C4736" w:rsidRDefault="004C4736" w:rsidP="004C4736">
      <w:pPr>
        <w:pStyle w:val="ListParagraph"/>
        <w:numPr>
          <w:ilvl w:val="0"/>
          <w:numId w:val="6"/>
        </w:numPr>
      </w:pPr>
      <w:r>
        <w:t>Make sure switch above the drill of the CNC machine is flipped to “OFF”</w:t>
      </w:r>
    </w:p>
    <w:p w14:paraId="4A5A081C" w14:textId="77777777" w:rsidR="004C4736" w:rsidRDefault="004C4736" w:rsidP="004C4736">
      <w:pPr>
        <w:pStyle w:val="ListParagraph"/>
        <w:numPr>
          <w:ilvl w:val="0"/>
          <w:numId w:val="6"/>
        </w:numPr>
      </w:pPr>
      <w:r>
        <w:t>Flip the switch to the left of the computer down such that the red light is off.</w:t>
      </w:r>
    </w:p>
    <w:p w14:paraId="7AF60085" w14:textId="77777777" w:rsidR="004C4736" w:rsidRDefault="004C4736" w:rsidP="004C4736">
      <w:pPr>
        <w:pStyle w:val="ListParagraph"/>
        <w:numPr>
          <w:ilvl w:val="0"/>
          <w:numId w:val="6"/>
        </w:numPr>
      </w:pPr>
      <w:r>
        <w:t>Turn off the computer.</w:t>
      </w:r>
    </w:p>
    <w:p w14:paraId="4A7EF32A" w14:textId="77777777" w:rsidR="004C4736" w:rsidRDefault="004C4736" w:rsidP="004C4736">
      <w:pPr>
        <w:pStyle w:val="ListParagraph"/>
        <w:numPr>
          <w:ilvl w:val="0"/>
          <w:numId w:val="6"/>
        </w:numPr>
      </w:pPr>
      <w:r>
        <w:t>Unplug the axis, if you so wish.</w:t>
      </w:r>
    </w:p>
    <w:p w14:paraId="03436E0D" w14:textId="77777777" w:rsidR="00E90E99" w:rsidRDefault="00E90E99" w:rsidP="00E90E99">
      <w:pPr>
        <w:pStyle w:val="Heading2"/>
      </w:pPr>
      <w:r>
        <w:t>Laser Cutter</w:t>
      </w:r>
    </w:p>
    <w:p w14:paraId="4CE18964" w14:textId="77777777" w:rsidR="00E90E99" w:rsidRDefault="00E90E99" w:rsidP="00E90E99">
      <w:pPr>
        <w:pStyle w:val="ListParagraph"/>
        <w:numPr>
          <w:ilvl w:val="0"/>
          <w:numId w:val="10"/>
        </w:numPr>
      </w:pPr>
      <w:r>
        <w:t>Make sure switch above the drill of the CNC machine is flipped to “OFF”</w:t>
      </w:r>
    </w:p>
    <w:p w14:paraId="0360A2AB" w14:textId="77777777" w:rsidR="00E90E99" w:rsidRDefault="00E90E99" w:rsidP="00E90E99">
      <w:pPr>
        <w:pStyle w:val="ListParagraph"/>
        <w:numPr>
          <w:ilvl w:val="0"/>
          <w:numId w:val="10"/>
        </w:numPr>
      </w:pPr>
      <w:r>
        <w:t>Flip the switch to the left of the computer down such that the red light is off.</w:t>
      </w:r>
    </w:p>
    <w:p w14:paraId="2D4D1C5D" w14:textId="77777777" w:rsidR="00E90E99" w:rsidRDefault="00E90E99" w:rsidP="00E90E99">
      <w:pPr>
        <w:pStyle w:val="ListParagraph"/>
        <w:numPr>
          <w:ilvl w:val="0"/>
          <w:numId w:val="10"/>
        </w:numPr>
      </w:pPr>
      <w:r>
        <w:t>Turn off the computer.</w:t>
      </w:r>
    </w:p>
    <w:p w14:paraId="0245F601" w14:textId="77777777" w:rsidR="00E90E99" w:rsidRPr="00DA3845" w:rsidRDefault="00E90E99" w:rsidP="00E90E99">
      <w:pPr>
        <w:pStyle w:val="ListParagraph"/>
        <w:numPr>
          <w:ilvl w:val="0"/>
          <w:numId w:val="10"/>
        </w:numPr>
      </w:pPr>
      <w:r>
        <w:t>Unplug the axis, if you so wish.</w:t>
      </w:r>
    </w:p>
    <w:p w14:paraId="50FB2C26" w14:textId="77777777" w:rsidR="00E90E99" w:rsidRDefault="00E90E99" w:rsidP="00E90E99">
      <w:pPr>
        <w:pStyle w:val="Heading2"/>
      </w:pPr>
      <w:r>
        <w:t>Other</w:t>
      </w:r>
    </w:p>
    <w:p w14:paraId="4ED998F4" w14:textId="03F6A3D1" w:rsidR="00DA3845" w:rsidRDefault="00E90E99" w:rsidP="00E90E99">
      <w:pPr>
        <w:pStyle w:val="ListParagraph"/>
        <w:numPr>
          <w:ilvl w:val="0"/>
          <w:numId w:val="12"/>
        </w:numPr>
      </w:pPr>
      <w:r>
        <w:t>Clean up painting table. This is a good time to see if there is a need to reorder any of the supplies</w:t>
      </w:r>
      <w:ins w:id="47" w:author="Aaron T Becker" w:date="2018-06-25T10:59:00Z">
        <w:r w:rsidR="00AA41D8">
          <w:t>.  If so, make an excel sheet and send it to Dr. Becker!</w:t>
        </w:r>
      </w:ins>
    </w:p>
    <w:p w14:paraId="0CCDAFBF" w14:textId="77777777" w:rsidR="00195B0C" w:rsidRDefault="00195B0C" w:rsidP="00E90E99">
      <w:pPr>
        <w:pStyle w:val="ListParagraph"/>
        <w:numPr>
          <w:ilvl w:val="0"/>
          <w:numId w:val="12"/>
        </w:numPr>
        <w:rPr>
          <w:ins w:id="48" w:author="Aaron T Becker" w:date="2018-06-25T11:08:00Z"/>
        </w:rPr>
      </w:pPr>
      <w:r>
        <w:t>Return the printers and the robot arm back to their respective positions in the lab.</w:t>
      </w:r>
    </w:p>
    <w:p w14:paraId="1074A035" w14:textId="575CC303" w:rsidR="002A7123" w:rsidRDefault="002A7123" w:rsidP="002A7123">
      <w:pPr>
        <w:pStyle w:val="ListParagraph"/>
        <w:rPr>
          <w:ins w:id="49" w:author="Aaron T Becker" w:date="2018-06-25T11:08:00Z"/>
          <w:rFonts w:eastAsia="Times New Roman" w:cs="Times New Roman"/>
        </w:rPr>
      </w:pPr>
    </w:p>
    <w:p w14:paraId="3FB54EC2" w14:textId="77777777" w:rsidR="002A7123" w:rsidRDefault="002A7123" w:rsidP="002A7123">
      <w:pPr>
        <w:pStyle w:val="ListParagraph"/>
        <w:rPr>
          <w:ins w:id="50" w:author="Aaron T Becker" w:date="2018-06-25T11:08:00Z"/>
          <w:rFonts w:eastAsia="Times New Roman" w:cs="Times New Roman"/>
        </w:rPr>
      </w:pPr>
    </w:p>
    <w:p w14:paraId="299B331B" w14:textId="77777777" w:rsidR="002A7123" w:rsidRDefault="002A7123" w:rsidP="002A7123">
      <w:pPr>
        <w:pStyle w:val="ListParagraph"/>
        <w:rPr>
          <w:ins w:id="51" w:author="Aaron T Becker" w:date="2018-06-25T11:08:00Z"/>
          <w:rFonts w:eastAsia="Times New Roman" w:cs="Times New Roman"/>
        </w:rPr>
      </w:pPr>
    </w:p>
    <w:p w14:paraId="4204695A" w14:textId="77777777" w:rsidR="002A7123" w:rsidRDefault="002A7123" w:rsidP="002A7123">
      <w:pPr>
        <w:pStyle w:val="ListParagraph"/>
        <w:rPr>
          <w:ins w:id="52" w:author="Aaron T Becker" w:date="2018-06-25T11:08:00Z"/>
          <w:rFonts w:eastAsia="Times New Roman" w:cs="Times New Roman"/>
        </w:rPr>
      </w:pPr>
    </w:p>
    <w:p w14:paraId="3E4A73AB" w14:textId="39FF051C" w:rsidR="002A7123" w:rsidRPr="00984B5B" w:rsidRDefault="002A7123" w:rsidP="002A7123">
      <w:pPr>
        <w:pStyle w:val="ListParagraph"/>
        <w:rPr>
          <w:ins w:id="53" w:author="Aaron T Becker" w:date="2018-06-25T11:08:00Z"/>
          <w:rFonts w:eastAsia="Times New Roman" w:cs="Times New Roman"/>
        </w:rPr>
      </w:pPr>
    </w:p>
    <w:p w14:paraId="6532C5ED" w14:textId="1E5966E7" w:rsidR="002A7123" w:rsidRPr="00984B5B" w:rsidRDefault="002A7123" w:rsidP="002A7123">
      <w:pPr>
        <w:rPr>
          <w:ins w:id="54" w:author="Aaron T Becker" w:date="2018-06-25T11:08:00Z"/>
          <w:rFonts w:eastAsia="Times New Roman" w:cs="Times New Roman"/>
        </w:rPr>
      </w:pPr>
    </w:p>
    <w:p w14:paraId="202495BA" w14:textId="75CC7382" w:rsidR="002A7123" w:rsidRDefault="002A7123" w:rsidP="002A7123">
      <w:pPr>
        <w:rPr>
          <w:ins w:id="55" w:author="Aaron T Becker" w:date="2018-06-25T11:08:00Z"/>
        </w:rPr>
        <w:pPrChange w:id="56" w:author="Aaron T Becker" w:date="2018-06-25T11:08:00Z">
          <w:pPr>
            <w:pStyle w:val="ListParagraph"/>
            <w:numPr>
              <w:numId w:val="12"/>
            </w:numPr>
            <w:ind w:hanging="360"/>
          </w:pPr>
        </w:pPrChange>
      </w:pPr>
    </w:p>
    <w:p w14:paraId="55654D21" w14:textId="0773D0CD" w:rsidR="002A7123" w:rsidRPr="00DA3845" w:rsidRDefault="002A7123" w:rsidP="002A7123">
      <w:pPr>
        <w:pPrChange w:id="57" w:author="Aaron T Becker" w:date="2018-06-25T11:08:00Z">
          <w:pPr>
            <w:pStyle w:val="ListParagraph"/>
            <w:numPr>
              <w:numId w:val="12"/>
            </w:numPr>
            <w:ind w:hanging="360"/>
          </w:pPr>
        </w:pPrChange>
      </w:pPr>
      <w:bookmarkStart w:id="58" w:name="_GoBack"/>
      <w:r>
        <w:rPr>
          <w:rFonts w:eastAsia="Times New Roman" w:cs="Times New Roman"/>
          <w:noProof/>
        </w:rPr>
        <w:lastRenderedPageBreak/>
        <mc:AlternateContent>
          <mc:Choice Requires="wpg">
            <w:drawing>
              <wp:anchor distT="0" distB="0" distL="114300" distR="114300" simplePos="0" relativeHeight="251664384" behindDoc="0" locked="0" layoutInCell="1" allowOverlap="1" wp14:anchorId="33261424" wp14:editId="45D135B8">
                <wp:simplePos x="0" y="0"/>
                <wp:positionH relativeFrom="column">
                  <wp:posOffset>142043</wp:posOffset>
                </wp:positionH>
                <wp:positionV relativeFrom="paragraph">
                  <wp:posOffset>-408373</wp:posOffset>
                </wp:positionV>
                <wp:extent cx="4364753" cy="1614997"/>
                <wp:effectExtent l="0" t="0" r="4445" b="0"/>
                <wp:wrapNone/>
                <wp:docPr id="12" name="Group 12"/>
                <wp:cNvGraphicFramePr/>
                <a:graphic xmlns:a="http://schemas.openxmlformats.org/drawingml/2006/main">
                  <a:graphicData uri="http://schemas.microsoft.com/office/word/2010/wordprocessingGroup">
                    <wpg:wgp>
                      <wpg:cNvGrpSpPr/>
                      <wpg:grpSpPr>
                        <a:xfrm>
                          <a:off x="0" y="0"/>
                          <a:ext cx="4364753" cy="1614997"/>
                          <a:chOff x="1" y="0"/>
                          <a:chExt cx="4364753" cy="1614997"/>
                        </a:xfrm>
                      </wpg:grpSpPr>
                      <wps:wsp>
                        <wps:cNvPr id="15" name="Text Box 15"/>
                        <wps:cNvSpPr txBox="1"/>
                        <wps:spPr>
                          <a:xfrm>
                            <a:off x="115410" y="0"/>
                            <a:ext cx="4229100" cy="3282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20E0C7" w14:textId="6DE7705F" w:rsidR="002A7123" w:rsidRPr="00984B5B" w:rsidRDefault="002A7123" w:rsidP="002A7123">
                              <w:pPr>
                                <w:jc w:val="center"/>
                              </w:pPr>
                              <w:r>
                                <w:t xml:space="preserve">Wire cutter, </w:t>
                              </w:r>
                              <w:r>
                                <w:tab/>
                              </w:r>
                              <w:r>
                                <w:tab/>
                                <w:t>round-nose plier</w:t>
                              </w:r>
                              <w:ins w:id="59" w:author="Aaron T Becker" w:date="2018-06-25T11:12:00Z">
                                <w:r>
                                  <w:t>s</w:t>
                                </w:r>
                              </w:ins>
                              <w:r>
                                <w:t xml:space="preserve">, </w:t>
                              </w:r>
                              <w:r>
                                <w:tab/>
                                <w:t>needle-nose plier</w:t>
                              </w:r>
                              <w:ins w:id="60" w:author="Aaron T Becker" w:date="2018-06-25T11:12:00Z">
                                <w:r>
                                  <w:t>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rotWithShape="1">
                          <a:blip r:embed="rId13" cstate="print">
                            <a:extLst>
                              <a:ext uri="{28A0092B-C50C-407E-A947-70E740481C1C}">
                                <a14:useLocalDpi xmlns:a14="http://schemas.microsoft.com/office/drawing/2010/main"/>
                              </a:ext>
                            </a:extLst>
                          </a:blip>
                          <a:srcRect/>
                          <a:stretch/>
                        </pic:blipFill>
                        <pic:spPr bwMode="auto">
                          <a:xfrm rot="16200000">
                            <a:off x="3142697" y="257452"/>
                            <a:ext cx="1016000" cy="14281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6" name="Picture 6"/>
                          <pic:cNvPicPr>
                            <a:picLocks noChangeAspect="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1597981" y="319597"/>
                            <a:ext cx="1295400" cy="1295400"/>
                          </a:xfrm>
                          <a:prstGeom prst="rect">
                            <a:avLst/>
                          </a:prstGeom>
                          <a:noFill/>
                          <a:ln>
                            <a:noFill/>
                          </a:ln>
                        </pic:spPr>
                      </pic:pic>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1" y="510273"/>
                            <a:ext cx="1447060" cy="9240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3261424" id="Group 12" o:spid="_x0000_s1030" style="position:absolute;margin-left:11.2pt;margin-top:-32.15pt;width:343.7pt;height:127.15pt;z-index:251664384;mso-width-relative:margin;mso-height-relative:margin" coordorigin="" coordsize="43647,16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">
                <v:shape id="Text Box 15" o:spid="_x0000_s1031" type="#_x0000_t202" style="position:absolute;left:1154;width:42291;height:3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1920E0C7" w14:textId="6DE7705F" w:rsidR="002A7123" w:rsidRPr="00984B5B" w:rsidRDefault="002A7123" w:rsidP="002A7123">
                        <w:pPr>
                          <w:jc w:val="center"/>
                        </w:pPr>
                        <w:r>
                          <w:t xml:space="preserve">Wire cutter, </w:t>
                        </w:r>
                        <w:r>
                          <w:tab/>
                        </w:r>
                        <w:r>
                          <w:tab/>
                          <w:t>round-nose plier</w:t>
                        </w:r>
                        <w:ins w:id="61" w:author="Aaron T Becker" w:date="2018-06-25T11:12:00Z">
                          <w:r>
                            <w:t>s</w:t>
                          </w:r>
                        </w:ins>
                        <w:r>
                          <w:t xml:space="preserve">, </w:t>
                        </w:r>
                        <w:r>
                          <w:tab/>
                          <w:t>needle-nose plier</w:t>
                        </w:r>
                        <w:ins w:id="62" w:author="Aaron T Becker" w:date="2018-06-25T11:12:00Z">
                          <w:r>
                            <w:t>s</w:t>
                          </w:r>
                        </w:ins>
                      </w:p>
                    </w:txbxContent>
                  </v:textbox>
                </v:shape>
                <v:shape id="Picture 9" o:spid="_x0000_s1032" type="#_x0000_t75" style="position:absolute;left:31427;top:2574;width:10160;height:14281;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">
                  <v:imagedata r:id="rId16" o:title=""/>
                </v:shape>
                <v:shape id="Picture 6" o:spid="_x0000_s1033" type="#_x0000_t75" style="position:absolute;left:15979;top:3195;width:12954;height:129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">
                  <v:imagedata r:id="rId17" o:title=""/>
                </v:shape>
                <v:shape id="Picture 7" o:spid="_x0000_s1034" type="#_x0000_t75" style="position:absolute;top:5102;width:14470;height:9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">
                  <v:imagedata r:id="rId18" o:title=""/>
                </v:shape>
              </v:group>
            </w:pict>
          </mc:Fallback>
        </mc:AlternateContent>
      </w:r>
      <w:bookmarkEnd w:id="58"/>
      <w:r>
        <w:rPr>
          <w:noProof/>
        </w:rPr>
        <mc:AlternateContent>
          <mc:Choice Requires="wpg">
            <w:drawing>
              <wp:anchor distT="0" distB="0" distL="114300" distR="114300" simplePos="0" relativeHeight="251673600" behindDoc="0" locked="0" layoutInCell="1" allowOverlap="1" wp14:anchorId="239AB56D" wp14:editId="6465D02C">
                <wp:simplePos x="0" y="0"/>
                <wp:positionH relativeFrom="column">
                  <wp:posOffset>293500</wp:posOffset>
                </wp:positionH>
                <wp:positionV relativeFrom="paragraph">
                  <wp:posOffset>1305017</wp:posOffset>
                </wp:positionV>
                <wp:extent cx="4229100" cy="1763327"/>
                <wp:effectExtent l="0" t="0" r="0" b="0"/>
                <wp:wrapNone/>
                <wp:docPr id="18" name="Group 18"/>
                <wp:cNvGraphicFramePr/>
                <a:graphic xmlns:a="http://schemas.openxmlformats.org/drawingml/2006/main">
                  <a:graphicData uri="http://schemas.microsoft.com/office/word/2010/wordprocessingGroup">
                    <wpg:wgp>
                      <wpg:cNvGrpSpPr/>
                      <wpg:grpSpPr>
                        <a:xfrm>
                          <a:off x="0" y="0"/>
                          <a:ext cx="4229100" cy="1763327"/>
                          <a:chOff x="0" y="0"/>
                          <a:chExt cx="4229100" cy="1763327"/>
                        </a:xfrm>
                      </wpg:grpSpPr>
                      <wps:wsp>
                        <wps:cNvPr id="16" name="Text Box 16"/>
                        <wps:cNvSpPr txBox="1"/>
                        <wps:spPr>
                          <a:xfrm>
                            <a:off x="0" y="1420427"/>
                            <a:ext cx="4229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0574A2" w14:textId="689DDFE1" w:rsidR="002A7123" w:rsidRPr="00984B5B" w:rsidRDefault="002A7123" w:rsidP="002A7123">
                              <w:pPr>
                                <w:jc w:val="center"/>
                              </w:pPr>
                              <w:r>
                                <w:t>Eye pin</w:t>
                              </w:r>
                              <w:ins w:id="63" w:author="Aaron T Becker" w:date="2018-06-25T11:11:00Z">
                                <w:r>
                                  <w:t xml:space="preserve">s </w:t>
                                </w:r>
                              </w:ins>
                              <w:del w:id="64" w:author="Aaron T Becker" w:date="2018-06-25T11:11:00Z">
                                <w:r w:rsidDel="002A7123">
                                  <w:delText>,</w:delText>
                                </w:r>
                              </w:del>
                              <w:r>
                                <w:t xml:space="preserve"> </w:t>
                              </w:r>
                              <w:r>
                                <w:tab/>
                              </w:r>
                              <w:r>
                                <w:tab/>
                                <w:t>Earring hooks</w:t>
                              </w:r>
                              <w:ins w:id="65" w:author="Aaron T Becker" w:date="2018-06-25T11:11:00Z">
                                <w:r>
                                  <w:t xml:space="preserve">  </w:t>
                                </w:r>
                              </w:ins>
                              <w:del w:id="66" w:author="Aaron T Becker" w:date="2018-06-25T11:11:00Z">
                                <w:r w:rsidDel="002A7123">
                                  <w:delText>,</w:delText>
                                </w:r>
                              </w:del>
                              <w:r>
                                <w:t xml:space="preserve"> </w:t>
                              </w:r>
                              <w:r>
                                <w:tab/>
                              </w:r>
                              <w:r>
                                <w:tab/>
                              </w:r>
                              <w:ins w:id="67" w:author="Aaron T Becker" w:date="2018-06-25T11:11:00Z">
                                <w:r>
                                  <w:t xml:space="preserve">    N</w:t>
                                </w:r>
                              </w:ins>
                              <w:del w:id="68" w:author="Aaron T Becker" w:date="2018-06-25T11:11:00Z">
                                <w:r w:rsidDel="002A7123">
                                  <w:delText>n</w:delText>
                                </w:r>
                              </w:del>
                              <w:r>
                                <w:t>ail polish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rotWithShape="1">
                          <a:blip r:embed="rId19" cstate="print">
                            <a:extLst>
                              <a:ext uri="{28A0092B-C50C-407E-A947-70E740481C1C}">
                                <a14:useLocalDpi xmlns:a14="http://schemas.microsoft.com/office/drawing/2010/main"/>
                              </a:ext>
                            </a:extLst>
                          </a:blip>
                          <a:srcRect/>
                          <a:stretch/>
                        </pic:blipFill>
                        <pic:spPr bwMode="auto">
                          <a:xfrm>
                            <a:off x="3231471" y="17755"/>
                            <a:ext cx="654685" cy="13754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4" name="Picture 4"/>
                          <pic:cNvPicPr>
                            <a:picLocks noChangeAspect="1"/>
                          </pic:cNvPicPr>
                        </pic:nvPicPr>
                        <pic:blipFill rotWithShape="1">
                          <a:blip r:embed="rId20" cstate="print">
                            <a:extLst>
                              <a:ext uri="{28A0092B-C50C-407E-A947-70E740481C1C}">
                                <a14:useLocalDpi xmlns:a14="http://schemas.microsoft.com/office/drawing/2010/main"/>
                              </a:ext>
                            </a:extLst>
                          </a:blip>
                          <a:srcRect/>
                          <a:stretch/>
                        </pic:blipFill>
                        <pic:spPr bwMode="auto">
                          <a:xfrm>
                            <a:off x="1340528" y="44388"/>
                            <a:ext cx="1811020" cy="13550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5" name="Picture 5"/>
                          <pic:cNvPicPr>
                            <a:picLocks noChangeAspect="1"/>
                          </pic:cNvPicPr>
                        </pic:nvPicPr>
                        <pic:blipFill rotWithShape="1">
                          <a:blip r:embed="rId21" cstate="print">
                            <a:extLst>
                              <a:ext uri="{28A0092B-C50C-407E-A947-70E740481C1C}">
                                <a14:useLocalDpi xmlns:a14="http://schemas.microsoft.com/office/drawing/2010/main"/>
                              </a:ext>
                            </a:extLst>
                          </a:blip>
                          <a:srcRect/>
                          <a:stretch/>
                        </pic:blipFill>
                        <pic:spPr bwMode="auto">
                          <a:xfrm>
                            <a:off x="71021" y="0"/>
                            <a:ext cx="1127760" cy="15132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anchor>
            </w:drawing>
          </mc:Choice>
          <mc:Fallback>
            <w:pict>
              <v:group w14:anchorId="239AB56D" id="Group 18" o:spid="_x0000_s1035" style="position:absolute;margin-left:23.1pt;margin-top:102.75pt;width:333pt;height:138.85pt;z-index:251673600" coordsize="42291,176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">
                <v:shape id="Text Box 16" o:spid="_x0000_s1036" type="#_x0000_t202" style="position:absolute;top:14204;width:4229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6E0574A2" w14:textId="689DDFE1" w:rsidR="002A7123" w:rsidRPr="00984B5B" w:rsidRDefault="002A7123" w:rsidP="002A7123">
                        <w:pPr>
                          <w:jc w:val="center"/>
                        </w:pPr>
                        <w:r>
                          <w:t>Eye pin</w:t>
                        </w:r>
                        <w:ins w:id="69" w:author="Aaron T Becker" w:date="2018-06-25T11:11:00Z">
                          <w:r>
                            <w:t xml:space="preserve">s </w:t>
                          </w:r>
                        </w:ins>
                        <w:del w:id="70" w:author="Aaron T Becker" w:date="2018-06-25T11:11:00Z">
                          <w:r w:rsidDel="002A7123">
                            <w:delText>,</w:delText>
                          </w:r>
                        </w:del>
                        <w:r>
                          <w:t xml:space="preserve"> </w:t>
                        </w:r>
                        <w:r>
                          <w:tab/>
                        </w:r>
                        <w:r>
                          <w:tab/>
                          <w:t>Earring hooks</w:t>
                        </w:r>
                        <w:ins w:id="71" w:author="Aaron T Becker" w:date="2018-06-25T11:11:00Z">
                          <w:r>
                            <w:t xml:space="preserve">  </w:t>
                          </w:r>
                        </w:ins>
                        <w:del w:id="72" w:author="Aaron T Becker" w:date="2018-06-25T11:11:00Z">
                          <w:r w:rsidDel="002A7123">
                            <w:delText>,</w:delText>
                          </w:r>
                        </w:del>
                        <w:r>
                          <w:t xml:space="preserve"> </w:t>
                        </w:r>
                        <w:r>
                          <w:tab/>
                        </w:r>
                        <w:r>
                          <w:tab/>
                        </w:r>
                        <w:ins w:id="73" w:author="Aaron T Becker" w:date="2018-06-25T11:11:00Z">
                          <w:r>
                            <w:t xml:space="preserve">    N</w:t>
                          </w:r>
                        </w:ins>
                        <w:del w:id="74" w:author="Aaron T Becker" w:date="2018-06-25T11:11:00Z">
                          <w:r w:rsidDel="002A7123">
                            <w:delText>n</w:delText>
                          </w:r>
                        </w:del>
                        <w:r>
                          <w:t>ail polish</w:t>
                        </w:r>
                      </w:p>
                    </w:txbxContent>
                  </v:textbox>
                </v:shape>
                <v:shape id="Picture 3" o:spid="_x0000_s1037" type="#_x0000_t75" style="position:absolute;left:32314;top:177;width:6547;height:1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">
                  <v:imagedata r:id="rId22" o:title=""/>
                </v:shape>
                <v:shape id="Picture 4" o:spid="_x0000_s1038" type="#_x0000_t75" style="position:absolute;left:13405;top:443;width:18110;height:135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">
                  <v:imagedata r:id="rId23" o:title=""/>
                </v:shape>
                <v:shape id="Picture 5" o:spid="_x0000_s1039" type="#_x0000_t75" style="position:absolute;left:710;width:11277;height:151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">
                  <v:imagedata r:id="rId24" o:title=""/>
                </v:shape>
              </v:group>
            </w:pict>
          </mc:Fallback>
        </mc:AlternateContent>
      </w:r>
    </w:p>
    <w:sectPr w:rsidR="002A7123" w:rsidRPr="00DA38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7DB5"/>
    <w:multiLevelType w:val="hybridMultilevel"/>
    <w:tmpl w:val="9DF2E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04C97"/>
    <w:multiLevelType w:val="multilevel"/>
    <w:tmpl w:val="E8DAB3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136693B"/>
    <w:multiLevelType w:val="hybridMultilevel"/>
    <w:tmpl w:val="9050C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D8A839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87882"/>
    <w:multiLevelType w:val="hybridMultilevel"/>
    <w:tmpl w:val="CC764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722E7"/>
    <w:multiLevelType w:val="hybridMultilevel"/>
    <w:tmpl w:val="3DD0C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B1614"/>
    <w:multiLevelType w:val="hybridMultilevel"/>
    <w:tmpl w:val="87E4B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356DD"/>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11493"/>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21F8F"/>
    <w:multiLevelType w:val="hybridMultilevel"/>
    <w:tmpl w:val="9DF2E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D5C7E"/>
    <w:multiLevelType w:val="hybridMultilevel"/>
    <w:tmpl w:val="87E4B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4C3399"/>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705FA5"/>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292DAB"/>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11"/>
  </w:num>
  <w:num w:numId="6">
    <w:abstractNumId w:val="7"/>
  </w:num>
  <w:num w:numId="7">
    <w:abstractNumId w:val="6"/>
  </w:num>
  <w:num w:numId="8">
    <w:abstractNumId w:val="4"/>
  </w:num>
  <w:num w:numId="9">
    <w:abstractNumId w:val="10"/>
  </w:num>
  <w:num w:numId="10">
    <w:abstractNumId w:val="13"/>
  </w:num>
  <w:num w:numId="11">
    <w:abstractNumId w:val="9"/>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AE8"/>
    <w:rsid w:val="00065EF7"/>
    <w:rsid w:val="00195B0C"/>
    <w:rsid w:val="002A7123"/>
    <w:rsid w:val="00330E83"/>
    <w:rsid w:val="004C4736"/>
    <w:rsid w:val="005309AD"/>
    <w:rsid w:val="005E33FD"/>
    <w:rsid w:val="006C33D7"/>
    <w:rsid w:val="007133DB"/>
    <w:rsid w:val="00873936"/>
    <w:rsid w:val="009232E9"/>
    <w:rsid w:val="009826B0"/>
    <w:rsid w:val="00985B2F"/>
    <w:rsid w:val="00AA41D8"/>
    <w:rsid w:val="00AA726B"/>
    <w:rsid w:val="00AB49C4"/>
    <w:rsid w:val="00AD5FDA"/>
    <w:rsid w:val="00B75254"/>
    <w:rsid w:val="00BA3BFB"/>
    <w:rsid w:val="00CD2621"/>
    <w:rsid w:val="00DA3845"/>
    <w:rsid w:val="00E52BCC"/>
    <w:rsid w:val="00E77AE8"/>
    <w:rsid w:val="00E90E99"/>
    <w:rsid w:val="00F95EC9"/>
    <w:rsid w:val="00FD73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2519"/>
  <w15:chartTrackingRefBased/>
  <w15:docId w15:val="{D2F7633E-48A1-4CB9-BBA9-DA3395DA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TW"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845"/>
  </w:style>
  <w:style w:type="paragraph" w:styleId="Heading1">
    <w:name w:val="heading 1"/>
    <w:basedOn w:val="Normal"/>
    <w:next w:val="Normal"/>
    <w:link w:val="Heading1Char"/>
    <w:uiPriority w:val="9"/>
    <w:qFormat/>
    <w:rsid w:val="00DA3845"/>
    <w:pPr>
      <w:pBdr>
        <w:top w:val="single" w:sz="24" w:space="0" w:color="C8102E" w:themeColor="accent1"/>
        <w:left w:val="single" w:sz="24" w:space="0" w:color="C8102E" w:themeColor="accent1"/>
        <w:bottom w:val="single" w:sz="24" w:space="0" w:color="C8102E" w:themeColor="accent1"/>
        <w:right w:val="single" w:sz="24" w:space="0" w:color="C8102E" w:themeColor="accent1"/>
      </w:pBdr>
      <w:shd w:val="clear" w:color="auto" w:fill="C8102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A3845"/>
    <w:pPr>
      <w:pBdr>
        <w:top w:val="single" w:sz="24" w:space="0" w:color="FAC8D0" w:themeColor="accent1" w:themeTint="33"/>
        <w:left w:val="single" w:sz="24" w:space="0" w:color="FAC8D0" w:themeColor="accent1" w:themeTint="33"/>
        <w:bottom w:val="single" w:sz="24" w:space="0" w:color="FAC8D0" w:themeColor="accent1" w:themeTint="33"/>
        <w:right w:val="single" w:sz="24" w:space="0" w:color="FAC8D0" w:themeColor="accent1" w:themeTint="33"/>
      </w:pBdr>
      <w:shd w:val="clear" w:color="auto" w:fill="FAC8D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A3845"/>
    <w:pPr>
      <w:pBdr>
        <w:top w:val="single" w:sz="6" w:space="2" w:color="C8102E" w:themeColor="accent1"/>
      </w:pBdr>
      <w:spacing w:before="300" w:after="0"/>
      <w:outlineLvl w:val="2"/>
    </w:pPr>
    <w:rPr>
      <w:caps/>
      <w:color w:val="630816" w:themeColor="accent1" w:themeShade="7F"/>
      <w:spacing w:val="15"/>
    </w:rPr>
  </w:style>
  <w:style w:type="paragraph" w:styleId="Heading4">
    <w:name w:val="heading 4"/>
    <w:basedOn w:val="Normal"/>
    <w:next w:val="Normal"/>
    <w:link w:val="Heading4Char"/>
    <w:uiPriority w:val="9"/>
    <w:semiHidden/>
    <w:unhideWhenUsed/>
    <w:qFormat/>
    <w:rsid w:val="00DA3845"/>
    <w:pPr>
      <w:pBdr>
        <w:top w:val="dotted" w:sz="6" w:space="2" w:color="C8102E" w:themeColor="accent1"/>
      </w:pBdr>
      <w:spacing w:before="200" w:after="0"/>
      <w:outlineLvl w:val="3"/>
    </w:pPr>
    <w:rPr>
      <w:caps/>
      <w:color w:val="950C22" w:themeColor="accent1" w:themeShade="BF"/>
      <w:spacing w:val="10"/>
    </w:rPr>
  </w:style>
  <w:style w:type="paragraph" w:styleId="Heading5">
    <w:name w:val="heading 5"/>
    <w:basedOn w:val="Normal"/>
    <w:next w:val="Normal"/>
    <w:link w:val="Heading5Char"/>
    <w:uiPriority w:val="9"/>
    <w:semiHidden/>
    <w:unhideWhenUsed/>
    <w:qFormat/>
    <w:rsid w:val="00DA3845"/>
    <w:pPr>
      <w:pBdr>
        <w:bottom w:val="single" w:sz="6" w:space="1" w:color="C8102E" w:themeColor="accent1"/>
      </w:pBdr>
      <w:spacing w:before="200" w:after="0"/>
      <w:outlineLvl w:val="4"/>
    </w:pPr>
    <w:rPr>
      <w:caps/>
      <w:color w:val="950C22" w:themeColor="accent1" w:themeShade="BF"/>
      <w:spacing w:val="10"/>
    </w:rPr>
  </w:style>
  <w:style w:type="paragraph" w:styleId="Heading6">
    <w:name w:val="heading 6"/>
    <w:basedOn w:val="Normal"/>
    <w:next w:val="Normal"/>
    <w:link w:val="Heading6Char"/>
    <w:uiPriority w:val="9"/>
    <w:semiHidden/>
    <w:unhideWhenUsed/>
    <w:qFormat/>
    <w:rsid w:val="00DA3845"/>
    <w:pPr>
      <w:pBdr>
        <w:bottom w:val="dotted" w:sz="6" w:space="1" w:color="C8102E" w:themeColor="accent1"/>
      </w:pBdr>
      <w:spacing w:before="200" w:after="0"/>
      <w:outlineLvl w:val="5"/>
    </w:pPr>
    <w:rPr>
      <w:caps/>
      <w:color w:val="950C22" w:themeColor="accent1" w:themeShade="BF"/>
      <w:spacing w:val="10"/>
    </w:rPr>
  </w:style>
  <w:style w:type="paragraph" w:styleId="Heading7">
    <w:name w:val="heading 7"/>
    <w:basedOn w:val="Normal"/>
    <w:next w:val="Normal"/>
    <w:link w:val="Heading7Char"/>
    <w:uiPriority w:val="9"/>
    <w:semiHidden/>
    <w:unhideWhenUsed/>
    <w:qFormat/>
    <w:rsid w:val="00DA3845"/>
    <w:pPr>
      <w:spacing w:before="200" w:after="0"/>
      <w:outlineLvl w:val="6"/>
    </w:pPr>
    <w:rPr>
      <w:caps/>
      <w:color w:val="950C22" w:themeColor="accent1" w:themeShade="BF"/>
      <w:spacing w:val="10"/>
    </w:rPr>
  </w:style>
  <w:style w:type="paragraph" w:styleId="Heading8">
    <w:name w:val="heading 8"/>
    <w:basedOn w:val="Normal"/>
    <w:next w:val="Normal"/>
    <w:link w:val="Heading8Char"/>
    <w:uiPriority w:val="9"/>
    <w:semiHidden/>
    <w:unhideWhenUsed/>
    <w:qFormat/>
    <w:rsid w:val="00DA384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A384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3845"/>
    <w:rPr>
      <w:caps/>
      <w:spacing w:val="15"/>
      <w:shd w:val="clear" w:color="auto" w:fill="FAC8D0" w:themeFill="accent1" w:themeFillTint="33"/>
    </w:rPr>
  </w:style>
  <w:style w:type="paragraph" w:styleId="ListParagraph">
    <w:name w:val="List Paragraph"/>
    <w:basedOn w:val="Normal"/>
    <w:uiPriority w:val="34"/>
    <w:qFormat/>
    <w:rsid w:val="00E77AE8"/>
    <w:pPr>
      <w:ind w:left="720"/>
      <w:contextualSpacing/>
    </w:pPr>
  </w:style>
  <w:style w:type="character" w:customStyle="1" w:styleId="Heading1Char">
    <w:name w:val="Heading 1 Char"/>
    <w:basedOn w:val="DefaultParagraphFont"/>
    <w:link w:val="Heading1"/>
    <w:uiPriority w:val="9"/>
    <w:rsid w:val="00DA3845"/>
    <w:rPr>
      <w:caps/>
      <w:color w:val="FFFFFF" w:themeColor="background1"/>
      <w:spacing w:val="15"/>
      <w:sz w:val="22"/>
      <w:szCs w:val="22"/>
      <w:shd w:val="clear" w:color="auto" w:fill="C8102E" w:themeFill="accent1"/>
    </w:rPr>
  </w:style>
  <w:style w:type="paragraph" w:styleId="Title">
    <w:name w:val="Title"/>
    <w:basedOn w:val="Normal"/>
    <w:next w:val="Normal"/>
    <w:link w:val="TitleChar"/>
    <w:uiPriority w:val="10"/>
    <w:qFormat/>
    <w:rsid w:val="00DA3845"/>
    <w:pPr>
      <w:spacing w:before="0" w:after="0"/>
    </w:pPr>
    <w:rPr>
      <w:rFonts w:asciiTheme="majorHAnsi" w:eastAsiaTheme="majorEastAsia" w:hAnsiTheme="majorHAnsi" w:cstheme="majorBidi"/>
      <w:caps/>
      <w:color w:val="C8102E" w:themeColor="accent1"/>
      <w:spacing w:val="10"/>
      <w:sz w:val="52"/>
      <w:szCs w:val="52"/>
    </w:rPr>
  </w:style>
  <w:style w:type="character" w:customStyle="1" w:styleId="TitleChar">
    <w:name w:val="Title Char"/>
    <w:basedOn w:val="DefaultParagraphFont"/>
    <w:link w:val="Title"/>
    <w:uiPriority w:val="10"/>
    <w:rsid w:val="00DA3845"/>
    <w:rPr>
      <w:rFonts w:asciiTheme="majorHAnsi" w:eastAsiaTheme="majorEastAsia" w:hAnsiTheme="majorHAnsi" w:cstheme="majorBidi"/>
      <w:caps/>
      <w:color w:val="C8102E" w:themeColor="accent1"/>
      <w:spacing w:val="10"/>
      <w:sz w:val="52"/>
      <w:szCs w:val="52"/>
    </w:rPr>
  </w:style>
  <w:style w:type="character" w:customStyle="1" w:styleId="Heading3Char">
    <w:name w:val="Heading 3 Char"/>
    <w:basedOn w:val="DefaultParagraphFont"/>
    <w:link w:val="Heading3"/>
    <w:uiPriority w:val="9"/>
    <w:rsid w:val="00DA3845"/>
    <w:rPr>
      <w:caps/>
      <w:color w:val="630816" w:themeColor="accent1" w:themeShade="7F"/>
      <w:spacing w:val="15"/>
    </w:rPr>
  </w:style>
  <w:style w:type="character" w:customStyle="1" w:styleId="Heading4Char">
    <w:name w:val="Heading 4 Char"/>
    <w:basedOn w:val="DefaultParagraphFont"/>
    <w:link w:val="Heading4"/>
    <w:uiPriority w:val="9"/>
    <w:semiHidden/>
    <w:rsid w:val="00DA3845"/>
    <w:rPr>
      <w:caps/>
      <w:color w:val="950C22" w:themeColor="accent1" w:themeShade="BF"/>
      <w:spacing w:val="10"/>
    </w:rPr>
  </w:style>
  <w:style w:type="character" w:customStyle="1" w:styleId="Heading5Char">
    <w:name w:val="Heading 5 Char"/>
    <w:basedOn w:val="DefaultParagraphFont"/>
    <w:link w:val="Heading5"/>
    <w:uiPriority w:val="9"/>
    <w:semiHidden/>
    <w:rsid w:val="00DA3845"/>
    <w:rPr>
      <w:caps/>
      <w:color w:val="950C22" w:themeColor="accent1" w:themeShade="BF"/>
      <w:spacing w:val="10"/>
    </w:rPr>
  </w:style>
  <w:style w:type="character" w:customStyle="1" w:styleId="Heading6Char">
    <w:name w:val="Heading 6 Char"/>
    <w:basedOn w:val="DefaultParagraphFont"/>
    <w:link w:val="Heading6"/>
    <w:uiPriority w:val="9"/>
    <w:semiHidden/>
    <w:rsid w:val="00DA3845"/>
    <w:rPr>
      <w:caps/>
      <w:color w:val="950C22" w:themeColor="accent1" w:themeShade="BF"/>
      <w:spacing w:val="10"/>
    </w:rPr>
  </w:style>
  <w:style w:type="character" w:customStyle="1" w:styleId="Heading7Char">
    <w:name w:val="Heading 7 Char"/>
    <w:basedOn w:val="DefaultParagraphFont"/>
    <w:link w:val="Heading7"/>
    <w:uiPriority w:val="9"/>
    <w:semiHidden/>
    <w:rsid w:val="00DA3845"/>
    <w:rPr>
      <w:caps/>
      <w:color w:val="950C22" w:themeColor="accent1" w:themeShade="BF"/>
      <w:spacing w:val="10"/>
    </w:rPr>
  </w:style>
  <w:style w:type="character" w:customStyle="1" w:styleId="Heading8Char">
    <w:name w:val="Heading 8 Char"/>
    <w:basedOn w:val="DefaultParagraphFont"/>
    <w:link w:val="Heading8"/>
    <w:uiPriority w:val="9"/>
    <w:semiHidden/>
    <w:rsid w:val="00DA3845"/>
    <w:rPr>
      <w:caps/>
      <w:spacing w:val="10"/>
      <w:sz w:val="18"/>
      <w:szCs w:val="18"/>
    </w:rPr>
  </w:style>
  <w:style w:type="character" w:customStyle="1" w:styleId="Heading9Char">
    <w:name w:val="Heading 9 Char"/>
    <w:basedOn w:val="DefaultParagraphFont"/>
    <w:link w:val="Heading9"/>
    <w:uiPriority w:val="9"/>
    <w:semiHidden/>
    <w:rsid w:val="00DA3845"/>
    <w:rPr>
      <w:i/>
      <w:iCs/>
      <w:caps/>
      <w:spacing w:val="10"/>
      <w:sz w:val="18"/>
      <w:szCs w:val="18"/>
    </w:rPr>
  </w:style>
  <w:style w:type="paragraph" w:styleId="Caption">
    <w:name w:val="caption"/>
    <w:basedOn w:val="Normal"/>
    <w:next w:val="Normal"/>
    <w:uiPriority w:val="35"/>
    <w:semiHidden/>
    <w:unhideWhenUsed/>
    <w:qFormat/>
    <w:rsid w:val="00DA3845"/>
    <w:rPr>
      <w:b/>
      <w:bCs/>
      <w:color w:val="950C22" w:themeColor="accent1" w:themeShade="BF"/>
      <w:sz w:val="16"/>
      <w:szCs w:val="16"/>
    </w:rPr>
  </w:style>
  <w:style w:type="paragraph" w:styleId="Subtitle">
    <w:name w:val="Subtitle"/>
    <w:basedOn w:val="Normal"/>
    <w:next w:val="Normal"/>
    <w:link w:val="SubtitleChar"/>
    <w:uiPriority w:val="11"/>
    <w:qFormat/>
    <w:rsid w:val="00DA384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A3845"/>
    <w:rPr>
      <w:caps/>
      <w:color w:val="595959" w:themeColor="text1" w:themeTint="A6"/>
      <w:spacing w:val="10"/>
      <w:sz w:val="21"/>
      <w:szCs w:val="21"/>
    </w:rPr>
  </w:style>
  <w:style w:type="character" w:styleId="Strong">
    <w:name w:val="Strong"/>
    <w:uiPriority w:val="22"/>
    <w:qFormat/>
    <w:rsid w:val="00DA3845"/>
    <w:rPr>
      <w:b/>
      <w:bCs/>
    </w:rPr>
  </w:style>
  <w:style w:type="character" w:styleId="Emphasis">
    <w:name w:val="Emphasis"/>
    <w:uiPriority w:val="20"/>
    <w:qFormat/>
    <w:rsid w:val="00DA3845"/>
    <w:rPr>
      <w:caps/>
      <w:color w:val="630816" w:themeColor="accent1" w:themeShade="7F"/>
      <w:spacing w:val="5"/>
    </w:rPr>
  </w:style>
  <w:style w:type="paragraph" w:styleId="NoSpacing">
    <w:name w:val="No Spacing"/>
    <w:uiPriority w:val="1"/>
    <w:qFormat/>
    <w:rsid w:val="00DA3845"/>
    <w:pPr>
      <w:spacing w:after="0" w:line="240" w:lineRule="auto"/>
    </w:pPr>
  </w:style>
  <w:style w:type="paragraph" w:styleId="Quote">
    <w:name w:val="Quote"/>
    <w:basedOn w:val="Normal"/>
    <w:next w:val="Normal"/>
    <w:link w:val="QuoteChar"/>
    <w:uiPriority w:val="29"/>
    <w:qFormat/>
    <w:rsid w:val="00DA3845"/>
    <w:rPr>
      <w:i/>
      <w:iCs/>
      <w:sz w:val="24"/>
      <w:szCs w:val="24"/>
    </w:rPr>
  </w:style>
  <w:style w:type="character" w:customStyle="1" w:styleId="QuoteChar">
    <w:name w:val="Quote Char"/>
    <w:basedOn w:val="DefaultParagraphFont"/>
    <w:link w:val="Quote"/>
    <w:uiPriority w:val="29"/>
    <w:rsid w:val="00DA3845"/>
    <w:rPr>
      <w:i/>
      <w:iCs/>
      <w:sz w:val="24"/>
      <w:szCs w:val="24"/>
    </w:rPr>
  </w:style>
  <w:style w:type="paragraph" w:styleId="IntenseQuote">
    <w:name w:val="Intense Quote"/>
    <w:basedOn w:val="Normal"/>
    <w:next w:val="Normal"/>
    <w:link w:val="IntenseQuoteChar"/>
    <w:uiPriority w:val="30"/>
    <w:qFormat/>
    <w:rsid w:val="00DA3845"/>
    <w:pPr>
      <w:spacing w:before="240" w:after="240" w:line="240" w:lineRule="auto"/>
      <w:ind w:left="1080" w:right="1080"/>
      <w:jc w:val="center"/>
    </w:pPr>
    <w:rPr>
      <w:color w:val="C8102E" w:themeColor="accent1"/>
      <w:sz w:val="24"/>
      <w:szCs w:val="24"/>
    </w:rPr>
  </w:style>
  <w:style w:type="character" w:customStyle="1" w:styleId="IntenseQuoteChar">
    <w:name w:val="Intense Quote Char"/>
    <w:basedOn w:val="DefaultParagraphFont"/>
    <w:link w:val="IntenseQuote"/>
    <w:uiPriority w:val="30"/>
    <w:rsid w:val="00DA3845"/>
    <w:rPr>
      <w:color w:val="C8102E" w:themeColor="accent1"/>
      <w:sz w:val="24"/>
      <w:szCs w:val="24"/>
    </w:rPr>
  </w:style>
  <w:style w:type="character" w:styleId="SubtleEmphasis">
    <w:name w:val="Subtle Emphasis"/>
    <w:uiPriority w:val="19"/>
    <w:qFormat/>
    <w:rsid w:val="00DA3845"/>
    <w:rPr>
      <w:i/>
      <w:iCs/>
      <w:color w:val="630816" w:themeColor="accent1" w:themeShade="7F"/>
    </w:rPr>
  </w:style>
  <w:style w:type="character" w:styleId="IntenseEmphasis">
    <w:name w:val="Intense Emphasis"/>
    <w:uiPriority w:val="21"/>
    <w:qFormat/>
    <w:rsid w:val="00DA3845"/>
    <w:rPr>
      <w:b/>
      <w:bCs/>
      <w:caps/>
      <w:color w:val="630816" w:themeColor="accent1" w:themeShade="7F"/>
      <w:spacing w:val="10"/>
    </w:rPr>
  </w:style>
  <w:style w:type="character" w:styleId="SubtleReference">
    <w:name w:val="Subtle Reference"/>
    <w:uiPriority w:val="31"/>
    <w:qFormat/>
    <w:rsid w:val="00DA3845"/>
    <w:rPr>
      <w:b/>
      <w:bCs/>
      <w:color w:val="C8102E" w:themeColor="accent1"/>
    </w:rPr>
  </w:style>
  <w:style w:type="character" w:styleId="IntenseReference">
    <w:name w:val="Intense Reference"/>
    <w:uiPriority w:val="32"/>
    <w:qFormat/>
    <w:rsid w:val="00DA3845"/>
    <w:rPr>
      <w:b/>
      <w:bCs/>
      <w:i/>
      <w:iCs/>
      <w:caps/>
      <w:color w:val="C8102E" w:themeColor="accent1"/>
    </w:rPr>
  </w:style>
  <w:style w:type="character" w:styleId="BookTitle">
    <w:name w:val="Book Title"/>
    <w:uiPriority w:val="33"/>
    <w:qFormat/>
    <w:rsid w:val="00DA3845"/>
    <w:rPr>
      <w:b/>
      <w:bCs/>
      <w:i/>
      <w:iCs/>
      <w:spacing w:val="0"/>
    </w:rPr>
  </w:style>
  <w:style w:type="paragraph" w:styleId="TOCHeading">
    <w:name w:val="TOC Heading"/>
    <w:basedOn w:val="Heading1"/>
    <w:next w:val="Normal"/>
    <w:uiPriority w:val="39"/>
    <w:semiHidden/>
    <w:unhideWhenUsed/>
    <w:qFormat/>
    <w:rsid w:val="00DA3845"/>
    <w:pPr>
      <w:outlineLvl w:val="9"/>
    </w:pPr>
  </w:style>
  <w:style w:type="paragraph" w:styleId="BalloonText">
    <w:name w:val="Balloon Text"/>
    <w:basedOn w:val="Normal"/>
    <w:link w:val="BalloonTextChar"/>
    <w:uiPriority w:val="99"/>
    <w:semiHidden/>
    <w:unhideWhenUsed/>
    <w:rsid w:val="007133DB"/>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3DB"/>
    <w:rPr>
      <w:rFonts w:ascii="Times New Roman" w:hAnsi="Times New Roman" w:cs="Times New Roman"/>
      <w:sz w:val="18"/>
      <w:szCs w:val="18"/>
    </w:rPr>
  </w:style>
  <w:style w:type="character" w:customStyle="1" w:styleId="il">
    <w:name w:val="il"/>
    <w:basedOn w:val="DefaultParagraphFont"/>
    <w:rsid w:val="002A71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University of Houston">
      <a:dk1>
        <a:sysClr val="windowText" lastClr="000000"/>
      </a:dk1>
      <a:lt1>
        <a:sysClr val="window" lastClr="FFFFFF"/>
      </a:lt1>
      <a:dk2>
        <a:srgbClr val="960C22"/>
      </a:dk2>
      <a:lt2>
        <a:srgbClr val="EEECE1"/>
      </a:lt2>
      <a:accent1>
        <a:srgbClr val="C8102E"/>
      </a:accent1>
      <a:accent2>
        <a:srgbClr val="00B388"/>
      </a:accent2>
      <a:accent3>
        <a:srgbClr val="F6BE00"/>
      </a:accent3>
      <a:accent4>
        <a:srgbClr val="888B8D"/>
      </a:accent4>
      <a:accent5>
        <a:srgbClr val="FFF9D9"/>
      </a:accent5>
      <a:accent6>
        <a:srgbClr val="960C22"/>
      </a:accent6>
      <a:hlink>
        <a:srgbClr val="F6BE00"/>
      </a:hlink>
      <a:folHlink>
        <a:srgbClr val="B978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2E3763-4C39-9047-8F8C-EB60650A9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4</Pages>
  <Words>975</Words>
  <Characters>5563</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Lillian Lin</dc:creator>
  <cp:keywords/>
  <dc:description/>
  <cp:lastModifiedBy>Aaron T Becker</cp:lastModifiedBy>
  <cp:revision>5</cp:revision>
  <dcterms:created xsi:type="dcterms:W3CDTF">2018-06-21T21:21:00Z</dcterms:created>
  <dcterms:modified xsi:type="dcterms:W3CDTF">2018-06-25T16:14:00Z</dcterms:modified>
</cp:coreProperties>
</file>